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A34E7" w14:textId="63E30B1F" w:rsidR="00A866D7" w:rsidRPr="003A6B49" w:rsidRDefault="003A6B49" w:rsidP="003A6B49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hAnsi="Times New Roman"/>
          <w:b/>
          <w:color w:val="000000" w:themeColor="text1"/>
          <w:sz w:val="28"/>
        </w:rPr>
        <w:t>IMPACTO DAS VARIÁVEIS ARQUITETURAIS DO FEDAVG NOS CUSTOS COMPUTACIONAIS E DE COMUNICAÇÃO EM IMAGENS MÉDICAS: UMA REVISÃO NARRATIVA</w:t>
      </w:r>
    </w:p>
    <w:p w14:paraId="38283A8C" w14:textId="77777777" w:rsidR="00136A91" w:rsidRDefault="00136A91" w:rsidP="00136A91">
      <w:pPr>
        <w:spacing w:after="0" w:line="240" w:lineRule="auto"/>
        <w:ind w:firstLine="709"/>
        <w:jc w:val="right"/>
        <w:rPr>
          <w:ins w:id="0" w:author="Andrea Sakai" w:date="2026-10-20T08:47:00Z"/>
          <w:rFonts w:ascii="Times New Roman" w:eastAsia="Times New Roman" w:hAnsi="Times New Roman" w:cs="Times New Roman"/>
          <w:sz w:val="24"/>
          <w:szCs w:val="24"/>
        </w:rPr>
      </w:pPr>
      <w:ins w:id="1" w:author="Andrea Sakai" w:date="2026-10-20T08:47:00Z">
        <w:r>
          <w:rPr>
            <w:rFonts w:ascii="Times New Roman" w:eastAsia="Times New Roman" w:hAnsi="Times New Roman" w:cs="Times New Roman"/>
            <w:sz w:val="24"/>
            <w:szCs w:val="24"/>
          </w:rPr>
          <w:t>Andréa Ono Sakai, Doutorado em Engenharia Biomédica</w:t>
        </w:r>
        <w:r>
          <w:rPr>
            <w:rFonts w:ascii="Times New Roman" w:eastAsia="Times New Roman" w:hAnsi="Times New Roman" w:cs="Times New Roman"/>
            <w:sz w:val="24"/>
            <w:szCs w:val="24"/>
            <w:vertAlign w:val="superscript"/>
          </w:rPr>
          <w:footnoteReference w:id="1"/>
        </w:r>
      </w:ins>
    </w:p>
    <w:p w14:paraId="640A34E9" w14:textId="7CAB2BBC" w:rsidR="00FC70D8" w:rsidRPr="00136A91" w:rsidRDefault="00697360" w:rsidP="00697360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6A91">
        <w:rPr>
          <w:rFonts w:ascii="Times New Roman" w:hAnsi="Times New Roman" w:cs="Times New Roman"/>
          <w:color w:val="000000" w:themeColor="text1"/>
          <w:sz w:val="24"/>
          <w:szCs w:val="24"/>
        </w:rPr>
        <w:t>Gabriel Anastácio Pereira</w:t>
      </w:r>
      <w:r w:rsidR="00FC70D8" w:rsidRPr="00136A91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</w:rPr>
        <w:footnoteReference w:id="2"/>
      </w:r>
    </w:p>
    <w:p w14:paraId="640A34EA" w14:textId="4DB9CA4D" w:rsidR="00595417" w:rsidRPr="00136A91" w:rsidRDefault="00697360" w:rsidP="00697360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6A91">
        <w:rPr>
          <w:rFonts w:ascii="Times New Roman" w:hAnsi="Times New Roman" w:cs="Times New Roman"/>
          <w:color w:val="000000" w:themeColor="text1"/>
          <w:sz w:val="24"/>
          <w:szCs w:val="24"/>
        </w:rPr>
        <w:t>Gabriel Alves Dias Reis</w:t>
      </w:r>
      <w:r w:rsidR="00595417" w:rsidRPr="00136A91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</w:rPr>
        <w:footnoteReference w:id="3"/>
      </w:r>
    </w:p>
    <w:p w14:paraId="640A34EB" w14:textId="6B92C150" w:rsidR="00595417" w:rsidRPr="00136A91" w:rsidRDefault="00697360" w:rsidP="00697360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6A91">
        <w:rPr>
          <w:rFonts w:ascii="Times New Roman" w:hAnsi="Times New Roman" w:cs="Times New Roman"/>
          <w:color w:val="000000" w:themeColor="text1"/>
          <w:sz w:val="24"/>
          <w:szCs w:val="24"/>
        </w:rPr>
        <w:t>Karen Gabrielle Justino</w:t>
      </w:r>
      <w:r w:rsidR="00595417" w:rsidRPr="00136A91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</w:rPr>
        <w:footnoteReference w:id="4"/>
      </w:r>
    </w:p>
    <w:p w14:paraId="3D80557B" w14:textId="780F15FE" w:rsidR="00697360" w:rsidRPr="00136A91" w:rsidRDefault="00697360" w:rsidP="00697360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6A91">
        <w:rPr>
          <w:rFonts w:ascii="Times New Roman" w:hAnsi="Times New Roman" w:cs="Times New Roman"/>
          <w:color w:val="000000" w:themeColor="text1"/>
          <w:sz w:val="24"/>
          <w:szCs w:val="24"/>
        </w:rPr>
        <w:t>Marcos Antônio da Silva Souza</w:t>
      </w:r>
      <w:r w:rsidRPr="00136A91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</w:rPr>
        <w:footnoteReference w:id="5"/>
      </w:r>
    </w:p>
    <w:p w14:paraId="2FC8ADEC" w14:textId="75CB9BE5" w:rsidR="00697360" w:rsidRPr="00136A91" w:rsidRDefault="00697360" w:rsidP="00697360">
      <w:pPr>
        <w:spacing w:after="0" w:line="240" w:lineRule="auto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6A91">
        <w:rPr>
          <w:rFonts w:ascii="Times New Roman" w:hAnsi="Times New Roman" w:cs="Times New Roman"/>
          <w:color w:val="000000" w:themeColor="text1"/>
          <w:sz w:val="24"/>
          <w:szCs w:val="24"/>
        </w:rPr>
        <w:t>Matheus Silva Soares</w:t>
      </w:r>
      <w:r w:rsidRPr="00136A91">
        <w:rPr>
          <w:rStyle w:val="Refdenotaderodap"/>
          <w:rFonts w:ascii="Times New Roman" w:hAnsi="Times New Roman" w:cs="Times New Roman"/>
          <w:color w:val="000000" w:themeColor="text1"/>
          <w:sz w:val="24"/>
          <w:szCs w:val="24"/>
        </w:rPr>
        <w:footnoteReference w:id="6"/>
      </w:r>
    </w:p>
    <w:p w14:paraId="50C4FA71" w14:textId="77777777" w:rsidR="00697360" w:rsidRPr="00CF7C84" w:rsidRDefault="00697360" w:rsidP="00A866D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640A34EF" w14:textId="77777777" w:rsidR="00F670B9" w:rsidRPr="00CF7C84" w:rsidRDefault="00F670B9" w:rsidP="008C6EDE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0A34F3" w14:textId="611E9234" w:rsidR="004708DB" w:rsidRDefault="00A866D7" w:rsidP="008C6EDE">
      <w:pPr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708DB">
        <w:rPr>
          <w:rFonts w:ascii="Times New Roman" w:hAnsi="Times New Roman" w:cs="Times New Roman"/>
          <w:b/>
          <w:sz w:val="24"/>
          <w:szCs w:val="24"/>
        </w:rPr>
        <w:t>RESUMO</w:t>
      </w:r>
      <w:r w:rsidR="00AE49E2">
        <w:rPr>
          <w:rFonts w:ascii="Times New Roman" w:hAnsi="Times New Roman"/>
          <w:i/>
          <w:color w:val="C00000"/>
          <w:sz w:val="24"/>
        </w:rPr>
        <w:br/>
      </w:r>
      <w:r w:rsidR="00406FC2" w:rsidRPr="00406FC2">
        <w:rPr>
          <w:rFonts w:ascii="Times New Roman" w:hAnsi="Times New Roman" w:cs="Times New Roman"/>
          <w:bCs/>
          <w:sz w:val="24"/>
          <w:szCs w:val="24"/>
        </w:rPr>
        <w:t>O avanço da Inteligência Artificial na área da saúde tem ampliado o uso de modelos voltados à classificação de imagens médicas. Porém, o compartilhamento de dados entre instituições ainda enfrenta limitações relacionadas à privacidade e à sensibilidade das informações dos pacientes. Nesse contexto, o Aprendizado Federado (</w:t>
      </w:r>
      <w:proofErr w:type="spellStart"/>
      <w:r w:rsidR="00406FC2" w:rsidRPr="00406FC2">
        <w:rPr>
          <w:rFonts w:ascii="Times New Roman" w:hAnsi="Times New Roman" w:cs="Times New Roman"/>
          <w:bCs/>
          <w:sz w:val="24"/>
          <w:szCs w:val="24"/>
        </w:rPr>
        <w:t>Federated</w:t>
      </w:r>
      <w:proofErr w:type="spellEnd"/>
      <w:r w:rsidR="00406FC2" w:rsidRPr="00406FC2">
        <w:rPr>
          <w:rFonts w:ascii="Times New Roman" w:hAnsi="Times New Roman" w:cs="Times New Roman"/>
          <w:bCs/>
          <w:sz w:val="24"/>
          <w:szCs w:val="24"/>
        </w:rPr>
        <w:t xml:space="preserve"> Learning – FL) permite o treinamento colaborativo sem centralizar os dados brutos. </w:t>
      </w:r>
      <w:proofErr w:type="spellStart"/>
      <w:r w:rsidR="00406FC2" w:rsidRPr="00406FC2">
        <w:rPr>
          <w:rFonts w:ascii="Times New Roman" w:hAnsi="Times New Roman" w:cs="Times New Roman"/>
          <w:bCs/>
          <w:sz w:val="24"/>
          <w:szCs w:val="24"/>
        </w:rPr>
        <w:t>McMahan</w:t>
      </w:r>
      <w:proofErr w:type="spellEnd"/>
      <w:r w:rsidR="00406FC2" w:rsidRPr="00406FC2">
        <w:rPr>
          <w:rFonts w:ascii="Times New Roman" w:hAnsi="Times New Roman" w:cs="Times New Roman"/>
          <w:bCs/>
          <w:sz w:val="24"/>
          <w:szCs w:val="24"/>
        </w:rPr>
        <w:t xml:space="preserve"> et al. (2017) apresentam o </w:t>
      </w:r>
      <w:proofErr w:type="spellStart"/>
      <w:r w:rsidR="00406FC2" w:rsidRPr="00406FC2">
        <w:rPr>
          <w:rFonts w:ascii="Times New Roman" w:hAnsi="Times New Roman" w:cs="Times New Roman"/>
          <w:bCs/>
          <w:sz w:val="24"/>
          <w:szCs w:val="24"/>
        </w:rPr>
        <w:t>Federated</w:t>
      </w:r>
      <w:proofErr w:type="spellEnd"/>
      <w:r w:rsidR="00406FC2" w:rsidRPr="00406FC2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06FC2" w:rsidRPr="00406FC2">
        <w:rPr>
          <w:rFonts w:ascii="Times New Roman" w:hAnsi="Times New Roman" w:cs="Times New Roman"/>
          <w:bCs/>
          <w:sz w:val="24"/>
          <w:szCs w:val="24"/>
        </w:rPr>
        <w:t>Averaging</w:t>
      </w:r>
      <w:proofErr w:type="spellEnd"/>
      <w:r w:rsidR="00406FC2" w:rsidRPr="00406FC2">
        <w:rPr>
          <w:rFonts w:ascii="Times New Roman" w:hAnsi="Times New Roman" w:cs="Times New Roman"/>
          <w:bCs/>
          <w:sz w:val="24"/>
          <w:szCs w:val="24"/>
        </w:rPr>
        <w:t xml:space="preserve"> (</w:t>
      </w:r>
      <w:proofErr w:type="spellStart"/>
      <w:r w:rsidR="00406FC2" w:rsidRPr="00F120A8">
        <w:rPr>
          <w:rFonts w:ascii="Times New Roman" w:hAnsi="Times New Roman" w:cs="Times New Roman"/>
          <w:bCs/>
          <w:i/>
          <w:iCs/>
          <w:sz w:val="24"/>
          <w:szCs w:val="24"/>
        </w:rPr>
        <w:t>FedAvg</w:t>
      </w:r>
      <w:proofErr w:type="spellEnd"/>
      <w:r w:rsidR="00406FC2" w:rsidRPr="00406FC2">
        <w:rPr>
          <w:rFonts w:ascii="Times New Roman" w:hAnsi="Times New Roman" w:cs="Times New Roman"/>
          <w:bCs/>
          <w:sz w:val="24"/>
          <w:szCs w:val="24"/>
        </w:rPr>
        <w:t xml:space="preserve">), em que os clientes treinam o modelo localmente e enviam atualizações para agregação em um servidor central. </w:t>
      </w:r>
      <w:r w:rsidR="00881B43">
        <w:rPr>
          <w:rFonts w:ascii="Times New Roman" w:hAnsi="Times New Roman" w:cs="Times New Roman"/>
          <w:bCs/>
          <w:sz w:val="24"/>
          <w:szCs w:val="24"/>
        </w:rPr>
        <w:t>Apesar dessas vantagens</w:t>
      </w:r>
      <w:r w:rsidR="00406FC2" w:rsidRPr="00406FC2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>a transmissão de dados na rede permanece como o principal gargalo operacional do sistema, conforme destacado por</w:t>
      </w:r>
      <w:r w:rsidR="00F120A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06FC2" w:rsidRPr="00406FC2">
        <w:rPr>
          <w:rFonts w:ascii="Times New Roman" w:hAnsi="Times New Roman" w:cs="Times New Roman"/>
          <w:bCs/>
          <w:sz w:val="24"/>
          <w:szCs w:val="24"/>
        </w:rPr>
        <w:t xml:space="preserve"> Li et al. (202</w:t>
      </w:r>
      <w:r w:rsidR="00406FC2" w:rsidRPr="00F120A8">
        <w:rPr>
          <w:rFonts w:ascii="Times New Roman" w:hAnsi="Times New Roman" w:cs="Times New Roman"/>
          <w:bCs/>
          <w:sz w:val="24"/>
          <w:szCs w:val="24"/>
        </w:rPr>
        <w:t>0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>)</w:t>
      </w:r>
      <w:r w:rsidR="00F120A8" w:rsidRPr="00406FC2">
        <w:rPr>
          <w:rFonts w:ascii="Times New Roman" w:hAnsi="Times New Roman" w:cs="Times New Roman"/>
          <w:bCs/>
          <w:sz w:val="24"/>
          <w:szCs w:val="24"/>
        </w:rPr>
        <w:t>,</w:t>
      </w:r>
      <w:r w:rsidR="00F120A8" w:rsidRPr="00F120A8">
        <w:rPr>
          <w:rFonts w:ascii="Roboto" w:hAnsi="Roboto"/>
          <w:b/>
          <w:bCs/>
          <w:color w:val="303030"/>
          <w:sz w:val="26"/>
          <w:szCs w:val="26"/>
          <w:shd w:val="clear" w:color="auto" w:fill="FFFFFF"/>
        </w:rPr>
        <w:t xml:space="preserve"> 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>que demonstraram que a heterogeneidade estatística (dados não-IID) dificulta a convergência e aumenta o volume de comunicação exigido</w:t>
      </w:r>
      <w:r w:rsidR="00F120A8">
        <w:rPr>
          <w:rFonts w:ascii="Times New Roman" w:hAnsi="Times New Roman" w:cs="Times New Roman"/>
          <w:bCs/>
          <w:sz w:val="24"/>
          <w:szCs w:val="24"/>
        </w:rPr>
        <w:t>.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 Apesar da crescente adoção do </w:t>
      </w:r>
      <w:proofErr w:type="spellStart"/>
      <w:r w:rsidR="00F120A8" w:rsidRPr="00F120A8">
        <w:rPr>
          <w:rFonts w:ascii="Times New Roman" w:hAnsi="Times New Roman" w:cs="Times New Roman"/>
          <w:bCs/>
          <w:i/>
          <w:iCs/>
          <w:sz w:val="24"/>
          <w:szCs w:val="24"/>
        </w:rPr>
        <w:t>FedAvg</w:t>
      </w:r>
      <w:proofErr w:type="spellEnd"/>
      <w:r w:rsidR="00F120A8" w:rsidRPr="00F120A8">
        <w:rPr>
          <w:rFonts w:ascii="Times New Roman" w:hAnsi="Times New Roman" w:cs="Times New Roman"/>
          <w:bCs/>
          <w:sz w:val="24"/>
          <w:szCs w:val="24"/>
        </w:rPr>
        <w:t>, a literatura carece de estudos que avaliem, em um arcabouço comum, como variáveis estruturais como o número de clientes participantes (</w:t>
      </w:r>
      <m:oMath>
        <m:r>
          <w:rPr>
            <w:rFonts w:ascii="Cambria Math" w:hAnsi="Cambria Math" w:cs="Times New Roman"/>
            <w:sz w:val="24"/>
            <w:szCs w:val="24"/>
          </w:rPr>
          <m:t>K</m:t>
        </m:r>
      </m:oMath>
      <w:r w:rsidR="00F120A8" w:rsidRPr="00F120A8">
        <w:rPr>
          <w:rFonts w:ascii="Times New Roman" w:hAnsi="Times New Roman" w:cs="Times New Roman"/>
          <w:bCs/>
          <w:sz w:val="24"/>
          <w:szCs w:val="24"/>
        </w:rPr>
        <w:t>), a quantidade de rodadas de comunicação (</w:t>
      </w:r>
      <m:oMath>
        <m:r>
          <w:rPr>
            <w:rFonts w:ascii="Cambria Math" w:hAnsi="Cambria Math" w:cs="Times New Roman"/>
            <w:sz w:val="24"/>
            <w:szCs w:val="24"/>
          </w:rPr>
          <m:t>R</m:t>
        </m:r>
      </m:oMath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) e o tamanho do modelo neural interagem e impactam simultaneamente os custos computacionais e de transmissão. Essa escassez dificulta o estabelecimento de configurações operacionais previsíveis para redes hospitalares. Diante disso, este trabalho investiga a influência conjunta desses fatores sobre os custos de comunicação e 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lastRenderedPageBreak/>
        <w:t>computação do algoritmo em cenários de classificação de imagens médicas.</w:t>
      </w:r>
      <w:r w:rsidR="00406FC2" w:rsidRPr="00406FC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>A justificativa para esta investigação fundamenta-se nas restrições ético-legais de privacidade de dados médicos e na urgência de viabilizar a colaboração interinstitucional eficiente</w:t>
      </w:r>
      <w:r w:rsidR="00F120A8">
        <w:rPr>
          <w:rFonts w:ascii="Times New Roman" w:hAnsi="Times New Roman" w:cs="Times New Roman"/>
          <w:bCs/>
          <w:sz w:val="24"/>
          <w:szCs w:val="24"/>
        </w:rPr>
        <w:t xml:space="preserve"> observadas no trabalho de </w:t>
      </w:r>
      <w:proofErr w:type="spellStart"/>
      <w:r w:rsidR="00F120A8">
        <w:rPr>
          <w:rFonts w:ascii="Times New Roman" w:hAnsi="Times New Roman" w:cs="Times New Roman"/>
          <w:bCs/>
          <w:sz w:val="24"/>
          <w:szCs w:val="24"/>
        </w:rPr>
        <w:t>Shandu</w:t>
      </w:r>
      <w:proofErr w:type="spellEnd"/>
      <w:r w:rsidR="00F120A8">
        <w:rPr>
          <w:rFonts w:ascii="Times New Roman" w:hAnsi="Times New Roman" w:cs="Times New Roman"/>
          <w:bCs/>
          <w:sz w:val="24"/>
          <w:szCs w:val="24"/>
        </w:rPr>
        <w:t xml:space="preserve"> et al. (2023). 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Além disso, </w:t>
      </w:r>
      <w:proofErr w:type="spellStart"/>
      <w:r w:rsidR="00F120A8" w:rsidRPr="00F120A8">
        <w:rPr>
          <w:rFonts w:ascii="Times New Roman" w:hAnsi="Times New Roman" w:cs="Times New Roman"/>
          <w:sz w:val="24"/>
          <w:szCs w:val="24"/>
        </w:rPr>
        <w:t>Raza</w:t>
      </w:r>
      <w:proofErr w:type="spellEnd"/>
      <w:r w:rsidR="00F120A8" w:rsidRPr="00F120A8">
        <w:rPr>
          <w:rFonts w:ascii="Times New Roman" w:hAnsi="Times New Roman" w:cs="Times New Roman"/>
          <w:sz w:val="24"/>
          <w:szCs w:val="24"/>
        </w:rPr>
        <w:t xml:space="preserve"> et al. (2025)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 fundamentam a necessidade de padronização nos ambientes de teste e métricas de avaliação, uma vez que a ausência de benchmarks uniformes dificulta a comparação direta entre diferentes estratégias de otimização, arquiteturas e custos de rede em imagens médicas</w:t>
      </w:r>
      <w:r w:rsidR="00F120A8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>Compreender de que modo o número de clientes (</w:t>
      </w:r>
      <w:r w:rsidR="00F120A8" w:rsidRPr="00F120A8">
        <w:rPr>
          <w:rFonts w:ascii="Times New Roman" w:hAnsi="Times New Roman" w:cs="Times New Roman"/>
          <w:bCs/>
          <w:i/>
          <w:iCs/>
          <w:sz w:val="24"/>
          <w:szCs w:val="24"/>
        </w:rPr>
        <w:t>K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>), a quantidade de rodadas de comunicação (</w:t>
      </w:r>
      <w:r w:rsidR="00F120A8" w:rsidRPr="00F120A8">
        <w:rPr>
          <w:rFonts w:ascii="Times New Roman" w:hAnsi="Times New Roman" w:cs="Times New Roman"/>
          <w:bCs/>
          <w:i/>
          <w:iCs/>
          <w:sz w:val="24"/>
          <w:szCs w:val="24"/>
        </w:rPr>
        <w:t>R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) e o tamanho do modelo influenciam, de forma integrada, os custos computacional e de comunicação do algoritmo </w:t>
      </w:r>
      <w:proofErr w:type="spellStart"/>
      <w:r w:rsidR="00F120A8" w:rsidRPr="00F120A8">
        <w:rPr>
          <w:rFonts w:ascii="Times New Roman" w:hAnsi="Times New Roman" w:cs="Times New Roman"/>
          <w:bCs/>
          <w:i/>
          <w:iCs/>
          <w:sz w:val="24"/>
          <w:szCs w:val="24"/>
        </w:rPr>
        <w:t>FedAvg</w:t>
      </w:r>
      <w:proofErr w:type="spellEnd"/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 em tarefas de classificação de imagens médicas</w:t>
      </w:r>
      <w:r w:rsidR="00F120A8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406FC2" w:rsidRPr="00406FC2">
        <w:rPr>
          <w:rFonts w:ascii="Times New Roman" w:hAnsi="Times New Roman" w:cs="Times New Roman"/>
          <w:bCs/>
          <w:sz w:val="24"/>
          <w:szCs w:val="24"/>
        </w:rPr>
        <w:t xml:space="preserve">Para isso, foi realizada uma revisão bibliográfica narrativa nas bases </w:t>
      </w:r>
      <w:proofErr w:type="spellStart"/>
      <w:r w:rsidR="00406FC2" w:rsidRPr="00406FC2">
        <w:rPr>
          <w:rFonts w:ascii="Times New Roman" w:hAnsi="Times New Roman" w:cs="Times New Roman"/>
          <w:bCs/>
          <w:sz w:val="24"/>
          <w:szCs w:val="24"/>
        </w:rPr>
        <w:t>PubMed</w:t>
      </w:r>
      <w:proofErr w:type="spellEnd"/>
      <w:r w:rsidR="00406FC2" w:rsidRPr="00406FC2">
        <w:rPr>
          <w:rFonts w:ascii="Times New Roman" w:hAnsi="Times New Roman" w:cs="Times New Roman"/>
          <w:bCs/>
          <w:sz w:val="24"/>
          <w:szCs w:val="24"/>
        </w:rPr>
        <w:t xml:space="preserve">/PMC, IEEE </w:t>
      </w:r>
      <w:proofErr w:type="spellStart"/>
      <w:r w:rsidR="00406FC2" w:rsidRPr="00406FC2">
        <w:rPr>
          <w:rFonts w:ascii="Times New Roman" w:hAnsi="Times New Roman" w:cs="Times New Roman"/>
          <w:bCs/>
          <w:sz w:val="24"/>
          <w:szCs w:val="24"/>
        </w:rPr>
        <w:t>Xplore</w:t>
      </w:r>
      <w:proofErr w:type="spellEnd"/>
      <w:r w:rsidR="00406FC2" w:rsidRPr="00406FC2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406FC2" w:rsidRPr="00406FC2">
        <w:rPr>
          <w:rFonts w:ascii="Times New Roman" w:hAnsi="Times New Roman" w:cs="Times New Roman"/>
          <w:bCs/>
          <w:sz w:val="24"/>
          <w:szCs w:val="24"/>
        </w:rPr>
        <w:t>ScienceDirect</w:t>
      </w:r>
      <w:proofErr w:type="spellEnd"/>
      <w:r w:rsidR="00406FC2" w:rsidRPr="00406FC2">
        <w:rPr>
          <w:rFonts w:ascii="Times New Roman" w:hAnsi="Times New Roman" w:cs="Times New Roman"/>
          <w:bCs/>
          <w:sz w:val="24"/>
          <w:szCs w:val="24"/>
        </w:rPr>
        <w:t xml:space="preserve"> e Google Scholar, considerando publicações dos últimos dez anos. A busca inicial identificou 44 trabalhos</w:t>
      </w:r>
      <w:r w:rsidR="00F120A8">
        <w:rPr>
          <w:rFonts w:ascii="Times New Roman" w:hAnsi="Times New Roman" w:cs="Times New Roman"/>
          <w:bCs/>
          <w:sz w:val="24"/>
          <w:szCs w:val="24"/>
        </w:rPr>
        <w:t>, e</w:t>
      </w:r>
      <w:r w:rsidR="00406FC2" w:rsidRPr="00406FC2">
        <w:rPr>
          <w:rFonts w:ascii="Times New Roman" w:hAnsi="Times New Roman" w:cs="Times New Roman"/>
          <w:bCs/>
          <w:sz w:val="24"/>
          <w:szCs w:val="24"/>
        </w:rPr>
        <w:t xml:space="preserve"> após a triagem, oito artigos compuseram a seleção final. 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>A síntese do corpus bibliográfico estrutura-se em três eixos temáticos complementares: complexidade computacional e eficiência de transmissão, convergência sob heterogeneidade de dados e aplicações no domínio médico</w:t>
      </w:r>
      <w:r w:rsidR="00406FC2" w:rsidRPr="00406FC2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No primeiro eixo, dedicado à complexidade computacional e à eficiência de comunicação, Gao et al. (2021) analisam como técnicas de compressão de gradientes e o ajuste de passos locais atenuam a sobrecarga de rede. Aprofundando o papel da arquitetura neural nesse balanço, </w:t>
      </w:r>
      <w:proofErr w:type="spellStart"/>
      <w:r w:rsidR="00F120A8" w:rsidRPr="00F120A8">
        <w:rPr>
          <w:rFonts w:ascii="Times New Roman" w:hAnsi="Times New Roman" w:cs="Times New Roman"/>
          <w:bCs/>
          <w:sz w:val="24"/>
          <w:szCs w:val="24"/>
        </w:rPr>
        <w:t>Haripriya</w:t>
      </w:r>
      <w:proofErr w:type="spellEnd"/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F120A8" w:rsidRPr="00F120A8">
        <w:rPr>
          <w:rFonts w:ascii="Times New Roman" w:hAnsi="Times New Roman" w:cs="Times New Roman"/>
          <w:bCs/>
          <w:sz w:val="24"/>
          <w:szCs w:val="24"/>
        </w:rPr>
        <w:t>Khare</w:t>
      </w:r>
      <w:proofErr w:type="spellEnd"/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 e </w:t>
      </w:r>
      <w:proofErr w:type="spellStart"/>
      <w:r w:rsidR="00F120A8" w:rsidRPr="00F120A8">
        <w:rPr>
          <w:rFonts w:ascii="Times New Roman" w:hAnsi="Times New Roman" w:cs="Times New Roman"/>
          <w:bCs/>
          <w:sz w:val="24"/>
          <w:szCs w:val="24"/>
        </w:rPr>
        <w:t>Pandey</w:t>
      </w:r>
      <w:proofErr w:type="spellEnd"/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 (2025) demonstram que modelos densos, como </w:t>
      </w:r>
      <w:r w:rsidR="00F120A8" w:rsidRPr="00F120A8">
        <w:rPr>
          <w:rFonts w:ascii="Times New Roman" w:hAnsi="Times New Roman" w:cs="Times New Roman"/>
          <w:bCs/>
          <w:i/>
          <w:iCs/>
          <w:sz w:val="24"/>
          <w:szCs w:val="24"/>
        </w:rPr>
        <w:t>VGG-16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 e </w:t>
      </w:r>
      <w:proofErr w:type="spellStart"/>
      <w:r w:rsidR="00F120A8" w:rsidRPr="00F120A8">
        <w:rPr>
          <w:rFonts w:ascii="Times New Roman" w:hAnsi="Times New Roman" w:cs="Times New Roman"/>
          <w:bCs/>
          <w:i/>
          <w:iCs/>
          <w:sz w:val="24"/>
          <w:szCs w:val="24"/>
        </w:rPr>
        <w:t>ResNet</w:t>
      </w:r>
      <w:proofErr w:type="spellEnd"/>
      <w:r w:rsidR="00F120A8" w:rsidRPr="00F120A8">
        <w:rPr>
          <w:rFonts w:ascii="Times New Roman" w:hAnsi="Times New Roman" w:cs="Times New Roman"/>
          <w:bCs/>
          <w:i/>
          <w:iCs/>
          <w:sz w:val="24"/>
          <w:szCs w:val="24"/>
        </w:rPr>
        <w:t>-RS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, elevam significativamente a demanda por largura de banda a cada rodada, ao passo que redes compactas, a exemplo de </w:t>
      </w:r>
      <w:r w:rsidR="00F120A8" w:rsidRPr="00F120A8">
        <w:rPr>
          <w:rFonts w:ascii="Times New Roman" w:hAnsi="Times New Roman" w:cs="Times New Roman"/>
          <w:bCs/>
          <w:i/>
          <w:iCs/>
          <w:sz w:val="24"/>
          <w:szCs w:val="24"/>
        </w:rPr>
        <w:t>EfficientNetV2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 e </w:t>
      </w:r>
      <w:proofErr w:type="spellStart"/>
      <w:r w:rsidR="00F120A8" w:rsidRPr="00F120A8">
        <w:rPr>
          <w:rFonts w:ascii="Times New Roman" w:hAnsi="Times New Roman" w:cs="Times New Roman"/>
          <w:bCs/>
          <w:i/>
          <w:iCs/>
          <w:sz w:val="24"/>
          <w:szCs w:val="24"/>
        </w:rPr>
        <w:t>GoogleNet</w:t>
      </w:r>
      <w:proofErr w:type="spellEnd"/>
      <w:r w:rsidR="00F120A8" w:rsidRPr="00F120A8">
        <w:rPr>
          <w:rFonts w:ascii="Times New Roman" w:hAnsi="Times New Roman" w:cs="Times New Roman"/>
          <w:bCs/>
          <w:i/>
          <w:iCs/>
          <w:sz w:val="24"/>
          <w:szCs w:val="24"/>
        </w:rPr>
        <w:t>,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 oferecem melhor compromisso entre capacidade representacional e tráfego de transmissão.</w:t>
      </w:r>
      <w:r w:rsidR="00DC720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C720D" w:rsidRPr="00DC720D">
        <w:rPr>
          <w:rFonts w:ascii="Times New Roman" w:hAnsi="Times New Roman" w:cs="Times New Roman"/>
          <w:bCs/>
          <w:sz w:val="24"/>
          <w:szCs w:val="24"/>
        </w:rPr>
        <w:t xml:space="preserve">Complementando essa frente, </w:t>
      </w:r>
      <w:proofErr w:type="spellStart"/>
      <w:r w:rsidR="00DC720D" w:rsidRPr="00DC720D">
        <w:rPr>
          <w:rFonts w:ascii="Times New Roman" w:hAnsi="Times New Roman" w:cs="Times New Roman"/>
          <w:bCs/>
          <w:sz w:val="24"/>
          <w:szCs w:val="24"/>
        </w:rPr>
        <w:t>Eshwarappa</w:t>
      </w:r>
      <w:proofErr w:type="spellEnd"/>
      <w:r w:rsidR="00DC720D" w:rsidRPr="00DC720D">
        <w:rPr>
          <w:rFonts w:ascii="Times New Roman" w:hAnsi="Times New Roman" w:cs="Times New Roman"/>
          <w:bCs/>
          <w:sz w:val="24"/>
          <w:szCs w:val="24"/>
        </w:rPr>
        <w:t xml:space="preserve"> et al. (2025) exploram a computação de borda via agregação intermediária (Edge-</w:t>
      </w:r>
      <w:proofErr w:type="spellStart"/>
      <w:r w:rsidR="00DC720D" w:rsidRPr="00DC720D">
        <w:rPr>
          <w:rFonts w:ascii="Times New Roman" w:hAnsi="Times New Roman" w:cs="Times New Roman"/>
          <w:bCs/>
          <w:sz w:val="24"/>
          <w:szCs w:val="24"/>
        </w:rPr>
        <w:t>Avg</w:t>
      </w:r>
      <w:proofErr w:type="spellEnd"/>
      <w:r w:rsidR="00DC720D" w:rsidRPr="00DC720D">
        <w:rPr>
          <w:rFonts w:ascii="Times New Roman" w:hAnsi="Times New Roman" w:cs="Times New Roman"/>
          <w:bCs/>
          <w:sz w:val="24"/>
          <w:szCs w:val="24"/>
        </w:rPr>
        <w:t xml:space="preserve">), alcançando reduções expressivas no atraso computacional e na latência de rede quando comparada ao </w:t>
      </w:r>
      <w:proofErr w:type="spellStart"/>
      <w:r w:rsidR="00DC720D" w:rsidRPr="00DC720D">
        <w:rPr>
          <w:rFonts w:ascii="Times New Roman" w:hAnsi="Times New Roman" w:cs="Times New Roman"/>
          <w:bCs/>
          <w:i/>
          <w:iCs/>
          <w:sz w:val="24"/>
          <w:szCs w:val="24"/>
        </w:rPr>
        <w:t>FedAvg</w:t>
      </w:r>
      <w:proofErr w:type="spellEnd"/>
      <w:r w:rsidR="00DC720D" w:rsidRPr="00DC720D">
        <w:rPr>
          <w:rFonts w:ascii="Times New Roman" w:hAnsi="Times New Roman" w:cs="Times New Roman"/>
          <w:bCs/>
          <w:sz w:val="24"/>
          <w:szCs w:val="24"/>
        </w:rPr>
        <w:t xml:space="preserve"> tradicional.</w:t>
      </w:r>
      <w:r w:rsidR="00406FC2" w:rsidRPr="00406FC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No que tange à convergência e heterogeneidade dos dados, os trabalhos seminais de </w:t>
      </w:r>
      <w:proofErr w:type="spellStart"/>
      <w:r w:rsidR="00F120A8" w:rsidRPr="00F120A8">
        <w:rPr>
          <w:rFonts w:ascii="Times New Roman" w:hAnsi="Times New Roman" w:cs="Times New Roman"/>
          <w:bCs/>
          <w:sz w:val="24"/>
          <w:szCs w:val="24"/>
        </w:rPr>
        <w:t>McMahan</w:t>
      </w:r>
      <w:proofErr w:type="spellEnd"/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 et al. (2017) e Li et al. (2020) examinam a dinâmica do </w:t>
      </w:r>
      <w:proofErr w:type="spellStart"/>
      <w:r w:rsidR="00F120A8" w:rsidRPr="003F3655">
        <w:rPr>
          <w:rFonts w:ascii="Times New Roman" w:hAnsi="Times New Roman" w:cs="Times New Roman"/>
          <w:bCs/>
          <w:i/>
          <w:iCs/>
          <w:sz w:val="24"/>
          <w:szCs w:val="24"/>
        </w:rPr>
        <w:t>FedAvg</w:t>
      </w:r>
      <w:proofErr w:type="spellEnd"/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 frente a dados não-IID entre instituições hospitalares. Os autores destacam que calibrar a frequência de sincronização e a quantidade de passos locais é crucial para assegurar a convergência sem degradar a estabilidade do modelo global.</w:t>
      </w:r>
      <w:r w:rsidR="00406FC2" w:rsidRPr="00F120A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Por fim, o eixo voltado às </w:t>
      </w:r>
      <w:r w:rsidR="00F120A8" w:rsidRPr="00F120A8">
        <w:rPr>
          <w:rFonts w:ascii="Times New Roman" w:hAnsi="Times New Roman" w:cs="Times New Roman"/>
          <w:sz w:val="24"/>
          <w:szCs w:val="24"/>
        </w:rPr>
        <w:t>aplicações em imagens médicas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 ressalta o valor prático do paradigma federado. </w:t>
      </w:r>
      <w:proofErr w:type="spellStart"/>
      <w:r w:rsidR="00F120A8" w:rsidRPr="00F120A8">
        <w:rPr>
          <w:rFonts w:ascii="Times New Roman" w:hAnsi="Times New Roman" w:cs="Times New Roman"/>
          <w:bCs/>
          <w:sz w:val="24"/>
          <w:szCs w:val="24"/>
        </w:rPr>
        <w:t>Sandhu</w:t>
      </w:r>
      <w:proofErr w:type="spellEnd"/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 et al. (2023) mostram que a abordagem viabiliza modelos mais generalizáveis em oncologia e radiologia, preservando o sigilo regulatório dos dados </w:t>
      </w:r>
      <w:r w:rsidR="00F120A8" w:rsidRPr="00F120A8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clínicos. Alinhados a essa perspectiva de otimização de recursos clínicos, </w:t>
      </w:r>
      <w:proofErr w:type="spellStart"/>
      <w:r w:rsidR="00F120A8" w:rsidRPr="00F120A8">
        <w:rPr>
          <w:rFonts w:ascii="Times New Roman" w:hAnsi="Times New Roman" w:cs="Times New Roman"/>
          <w:bCs/>
          <w:sz w:val="24"/>
          <w:szCs w:val="24"/>
        </w:rPr>
        <w:t>Nanekaran</w:t>
      </w:r>
      <w:proofErr w:type="spellEnd"/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 e </w:t>
      </w:r>
      <w:proofErr w:type="spellStart"/>
      <w:r w:rsidR="00F120A8" w:rsidRPr="00F120A8">
        <w:rPr>
          <w:rFonts w:ascii="Times New Roman" w:hAnsi="Times New Roman" w:cs="Times New Roman"/>
          <w:bCs/>
          <w:sz w:val="24"/>
          <w:szCs w:val="24"/>
        </w:rPr>
        <w:t>Ukwatta</w:t>
      </w:r>
      <w:proofErr w:type="spellEnd"/>
      <w:r w:rsidR="00F120A8" w:rsidRPr="00F120A8">
        <w:rPr>
          <w:rFonts w:ascii="Times New Roman" w:hAnsi="Times New Roman" w:cs="Times New Roman"/>
          <w:bCs/>
          <w:sz w:val="24"/>
          <w:szCs w:val="24"/>
        </w:rPr>
        <w:t xml:space="preserve"> (2025) combinam PCA federado (FIPCA) e critérios de parada antecipada na análise de ressonâncias magnéticas, obtendo reduções substanciais no número de rodadas globais e no consumo energético.</w:t>
      </w:r>
      <w:r w:rsidR="008C6ED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C6EDE" w:rsidRPr="008C6EDE">
        <w:rPr>
          <w:rFonts w:ascii="Times New Roman" w:hAnsi="Times New Roman" w:cs="Times New Roman"/>
          <w:bCs/>
          <w:sz w:val="24"/>
          <w:szCs w:val="24"/>
        </w:rPr>
        <w:t xml:space="preserve">Conclui-se que a eficiência do </w:t>
      </w:r>
      <w:proofErr w:type="spellStart"/>
      <w:r w:rsidR="008C6EDE" w:rsidRPr="003F3655">
        <w:rPr>
          <w:rFonts w:ascii="Times New Roman" w:hAnsi="Times New Roman" w:cs="Times New Roman"/>
          <w:bCs/>
          <w:i/>
          <w:iCs/>
          <w:sz w:val="24"/>
          <w:szCs w:val="24"/>
        </w:rPr>
        <w:t>FedAvg</w:t>
      </w:r>
      <w:proofErr w:type="spellEnd"/>
      <w:r w:rsidR="008C6EDE" w:rsidRPr="008C6EDE">
        <w:rPr>
          <w:rFonts w:ascii="Times New Roman" w:hAnsi="Times New Roman" w:cs="Times New Roman"/>
          <w:bCs/>
          <w:sz w:val="24"/>
          <w:szCs w:val="24"/>
        </w:rPr>
        <w:t xml:space="preserve"> decorre de um compromisso estrito entre essas variáveis </w:t>
      </w:r>
      <w:r w:rsidR="008C6EDE" w:rsidRPr="00DC720D">
        <w:rPr>
          <w:rFonts w:ascii="Times New Roman" w:hAnsi="Times New Roman" w:cs="Times New Roman"/>
          <w:bCs/>
          <w:sz w:val="24"/>
          <w:szCs w:val="24"/>
          <w:u w:val="single"/>
        </w:rPr>
        <w:t>estruturais</w:t>
      </w:r>
      <w:r w:rsidR="008C6EDE" w:rsidRPr="008C6EDE">
        <w:rPr>
          <w:rFonts w:ascii="Times New Roman" w:hAnsi="Times New Roman" w:cs="Times New Roman"/>
          <w:bCs/>
          <w:sz w:val="24"/>
          <w:szCs w:val="24"/>
        </w:rPr>
        <w:t>, inexistindo uma configuração ótima universal e evidenciando a necessidade de diretrizes operacionais integradas para guiar implantações em ambientes hospitalares.</w:t>
      </w:r>
    </w:p>
    <w:p w14:paraId="05A21F7F" w14:textId="77777777" w:rsidR="00F120A8" w:rsidRPr="00CF7C84" w:rsidRDefault="00F120A8" w:rsidP="00136A9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1F0C79" w14:textId="00878867" w:rsidR="00611165" w:rsidRPr="00136A91" w:rsidRDefault="00ED28C6" w:rsidP="00136A91">
      <w:pPr>
        <w:spacing w:after="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>
        <w:rPr>
          <w:rFonts w:ascii="Times New Roman" w:hAnsi="Times New Roman"/>
          <w:b/>
          <w:sz w:val="24"/>
        </w:rPr>
        <w:t>Palavras-</w:t>
      </w:r>
      <w:r w:rsidRPr="00136A91">
        <w:rPr>
          <w:rFonts w:ascii="Times New Roman" w:hAnsi="Times New Roman"/>
          <w:b/>
          <w:color w:val="000000" w:themeColor="text1"/>
          <w:sz w:val="24"/>
        </w:rPr>
        <w:t xml:space="preserve">chave: </w:t>
      </w:r>
      <w:r w:rsidR="00611165" w:rsidRPr="00136A91">
        <w:rPr>
          <w:rFonts w:ascii="Times New Roman" w:hAnsi="Times New Roman"/>
          <w:color w:val="000000" w:themeColor="text1"/>
          <w:sz w:val="24"/>
        </w:rPr>
        <w:t xml:space="preserve">Aprendizado Federado; </w:t>
      </w:r>
      <w:proofErr w:type="spellStart"/>
      <w:r w:rsidR="00611165" w:rsidRPr="00136A91">
        <w:rPr>
          <w:rFonts w:ascii="Times New Roman" w:hAnsi="Times New Roman"/>
          <w:color w:val="000000" w:themeColor="text1"/>
          <w:sz w:val="24"/>
        </w:rPr>
        <w:t>FedAvg</w:t>
      </w:r>
      <w:proofErr w:type="spellEnd"/>
      <w:r w:rsidR="00611165" w:rsidRPr="00136A91">
        <w:rPr>
          <w:rFonts w:ascii="Times New Roman" w:hAnsi="Times New Roman"/>
          <w:color w:val="000000" w:themeColor="text1"/>
          <w:sz w:val="24"/>
        </w:rPr>
        <w:t>; Complexidade Computacional</w:t>
      </w:r>
      <w:r w:rsidR="00406FC2" w:rsidRPr="00136A91">
        <w:rPr>
          <w:rFonts w:ascii="Times New Roman" w:hAnsi="Times New Roman"/>
          <w:color w:val="000000" w:themeColor="text1"/>
          <w:sz w:val="24"/>
        </w:rPr>
        <w:t>.</w:t>
      </w:r>
    </w:p>
    <w:p w14:paraId="640A34F6" w14:textId="77777777" w:rsidR="00C259E1" w:rsidRDefault="00C259E1" w:rsidP="003569F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0A34F7" w14:textId="77777777" w:rsidR="007641CF" w:rsidRPr="004708DB" w:rsidRDefault="007641CF" w:rsidP="003569FC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708DB">
        <w:rPr>
          <w:rFonts w:ascii="Times New Roman" w:hAnsi="Times New Roman" w:cs="Times New Roman"/>
          <w:b/>
          <w:sz w:val="24"/>
          <w:szCs w:val="24"/>
        </w:rPr>
        <w:t>REFERÊNCIA</w:t>
      </w:r>
      <w:r w:rsidR="00E1616A" w:rsidRPr="004708DB">
        <w:rPr>
          <w:rFonts w:ascii="Times New Roman" w:hAnsi="Times New Roman" w:cs="Times New Roman"/>
          <w:b/>
          <w:sz w:val="24"/>
          <w:szCs w:val="24"/>
        </w:rPr>
        <w:t>S</w:t>
      </w:r>
    </w:p>
    <w:p w14:paraId="1D3AFDF8" w14:textId="3C6B0F3A" w:rsidR="003F3655" w:rsidRDefault="003F3655" w:rsidP="003569FC">
      <w:pPr>
        <w:spacing w:beforeLines="200" w:before="480" w:afterLines="200" w:after="4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3655">
        <w:rPr>
          <w:rFonts w:ascii="Times New Roman" w:hAnsi="Times New Roman" w:cs="Times New Roman"/>
          <w:sz w:val="24"/>
          <w:szCs w:val="24"/>
        </w:rPr>
        <w:t xml:space="preserve">ESHWARAPPA,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Nithin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Melala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; BAGHBAN,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Hojjat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>; HSU, Ching-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Hsien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; HSU,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Po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-Yen; HWANG,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Ren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-Hung; CHEN,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Mu-Yen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. </w:t>
      </w:r>
      <w:r w:rsidRPr="003F3655">
        <w:rPr>
          <w:rFonts w:ascii="Times New Roman" w:hAnsi="Times New Roman" w:cs="Times New Roman"/>
          <w:b/>
          <w:bCs/>
          <w:sz w:val="24"/>
          <w:szCs w:val="24"/>
        </w:rPr>
        <w:t>Communication-</w:t>
      </w:r>
      <w:proofErr w:type="spellStart"/>
      <w:r w:rsidRPr="003F3655">
        <w:rPr>
          <w:rFonts w:ascii="Times New Roman" w:hAnsi="Times New Roman" w:cs="Times New Roman"/>
          <w:b/>
          <w:bCs/>
          <w:sz w:val="24"/>
          <w:szCs w:val="24"/>
        </w:rPr>
        <w:t>efficient</w:t>
      </w:r>
      <w:proofErr w:type="spellEnd"/>
      <w:r w:rsidRPr="003F36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55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3F36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55">
        <w:rPr>
          <w:rFonts w:ascii="Times New Roman" w:hAnsi="Times New Roman" w:cs="Times New Roman"/>
          <w:b/>
          <w:bCs/>
          <w:sz w:val="24"/>
          <w:szCs w:val="24"/>
        </w:rPr>
        <w:t>privacy-preserving</w:t>
      </w:r>
      <w:proofErr w:type="spellEnd"/>
      <w:r w:rsidRPr="003F36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55">
        <w:rPr>
          <w:rFonts w:ascii="Times New Roman" w:hAnsi="Times New Roman" w:cs="Times New Roman"/>
          <w:b/>
          <w:bCs/>
          <w:sz w:val="24"/>
          <w:szCs w:val="24"/>
        </w:rPr>
        <w:t>federated</w:t>
      </w:r>
      <w:proofErr w:type="spellEnd"/>
      <w:r w:rsidRPr="003F3655">
        <w:rPr>
          <w:rFonts w:ascii="Times New Roman" w:hAnsi="Times New Roman" w:cs="Times New Roman"/>
          <w:b/>
          <w:bCs/>
          <w:sz w:val="24"/>
          <w:szCs w:val="24"/>
        </w:rPr>
        <w:t xml:space="preserve"> learning for medical </w:t>
      </w:r>
      <w:proofErr w:type="spellStart"/>
      <w:r w:rsidRPr="003F3655">
        <w:rPr>
          <w:rFonts w:ascii="Times New Roman" w:hAnsi="Times New Roman" w:cs="Times New Roman"/>
          <w:b/>
          <w:bCs/>
          <w:sz w:val="24"/>
          <w:szCs w:val="24"/>
        </w:rPr>
        <w:t>image</w:t>
      </w:r>
      <w:proofErr w:type="spellEnd"/>
      <w:r w:rsidRPr="003F36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55">
        <w:rPr>
          <w:rFonts w:ascii="Times New Roman" w:hAnsi="Times New Roman" w:cs="Times New Roman"/>
          <w:b/>
          <w:bCs/>
          <w:sz w:val="24"/>
          <w:szCs w:val="24"/>
        </w:rPr>
        <w:t>classification</w:t>
      </w:r>
      <w:proofErr w:type="spellEnd"/>
      <w:r w:rsidRPr="003F3655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3F3655">
        <w:rPr>
          <w:rFonts w:ascii="Times New Roman" w:hAnsi="Times New Roman" w:cs="Times New Roman"/>
          <w:b/>
          <w:bCs/>
          <w:sz w:val="24"/>
          <w:szCs w:val="24"/>
        </w:rPr>
        <w:t>multi-institutional</w:t>
      </w:r>
      <w:proofErr w:type="spellEnd"/>
      <w:r w:rsidRPr="003F36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55">
        <w:rPr>
          <w:rFonts w:ascii="Times New Roman" w:hAnsi="Times New Roman" w:cs="Times New Roman"/>
          <w:b/>
          <w:bCs/>
          <w:sz w:val="24"/>
          <w:szCs w:val="24"/>
        </w:rPr>
        <w:t>edge</w:t>
      </w:r>
      <w:proofErr w:type="spellEnd"/>
      <w:r w:rsidRPr="003F36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55">
        <w:rPr>
          <w:rFonts w:ascii="Times New Roman" w:hAnsi="Times New Roman" w:cs="Times New Roman"/>
          <w:b/>
          <w:bCs/>
          <w:sz w:val="24"/>
          <w:szCs w:val="24"/>
        </w:rPr>
        <w:t>computing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Journal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 Cloud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Computing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>, [S. l.], v. 14, art. 44, 2025. DOI: https://doi.org/10.1186/s13677-025-00734-z.</w:t>
      </w:r>
    </w:p>
    <w:p w14:paraId="0F768F36" w14:textId="510DB4E4" w:rsidR="003F3655" w:rsidRDefault="003F3655" w:rsidP="003569FC">
      <w:pPr>
        <w:spacing w:beforeLines="200" w:before="480" w:afterLines="200" w:after="4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3655">
        <w:rPr>
          <w:rFonts w:ascii="Times New Roman" w:hAnsi="Times New Roman" w:cs="Times New Roman"/>
          <w:sz w:val="24"/>
          <w:szCs w:val="24"/>
        </w:rPr>
        <w:t xml:space="preserve">GAO,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Hongchang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; XU,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; HUANG,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Heng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3655">
        <w:rPr>
          <w:rFonts w:ascii="Times New Roman" w:hAnsi="Times New Roman" w:cs="Times New Roman"/>
          <w:b/>
          <w:bCs/>
          <w:sz w:val="24"/>
          <w:szCs w:val="24"/>
        </w:rPr>
        <w:t>On</w:t>
      </w:r>
      <w:proofErr w:type="spellEnd"/>
      <w:r w:rsidRPr="003F36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55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3F36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55">
        <w:rPr>
          <w:rFonts w:ascii="Times New Roman" w:hAnsi="Times New Roman" w:cs="Times New Roman"/>
          <w:b/>
          <w:bCs/>
          <w:sz w:val="24"/>
          <w:szCs w:val="24"/>
        </w:rPr>
        <w:t>convergence</w:t>
      </w:r>
      <w:proofErr w:type="spellEnd"/>
      <w:r w:rsidRPr="003F36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3655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3F3655">
        <w:rPr>
          <w:rFonts w:ascii="Times New Roman" w:hAnsi="Times New Roman" w:cs="Times New Roman"/>
          <w:b/>
          <w:bCs/>
          <w:sz w:val="24"/>
          <w:szCs w:val="24"/>
        </w:rPr>
        <w:t xml:space="preserve"> communication-</w:t>
      </w:r>
      <w:proofErr w:type="spellStart"/>
      <w:r w:rsidRPr="003F3655">
        <w:rPr>
          <w:rFonts w:ascii="Times New Roman" w:hAnsi="Times New Roman" w:cs="Times New Roman"/>
          <w:b/>
          <w:bCs/>
          <w:sz w:val="24"/>
          <w:szCs w:val="24"/>
        </w:rPr>
        <w:t>efficient</w:t>
      </w:r>
      <w:proofErr w:type="spellEnd"/>
      <w:r w:rsidRPr="003F3655">
        <w:rPr>
          <w:rFonts w:ascii="Times New Roman" w:hAnsi="Times New Roman" w:cs="Times New Roman"/>
          <w:b/>
          <w:bCs/>
          <w:sz w:val="24"/>
          <w:szCs w:val="24"/>
        </w:rPr>
        <w:t xml:space="preserve"> local SGD for </w:t>
      </w:r>
      <w:proofErr w:type="spellStart"/>
      <w:r w:rsidRPr="003F3655">
        <w:rPr>
          <w:rFonts w:ascii="Times New Roman" w:hAnsi="Times New Roman" w:cs="Times New Roman"/>
          <w:b/>
          <w:bCs/>
          <w:sz w:val="24"/>
          <w:szCs w:val="24"/>
        </w:rPr>
        <w:t>federated</w:t>
      </w:r>
      <w:proofErr w:type="spellEnd"/>
      <w:r w:rsidRPr="003F3655">
        <w:rPr>
          <w:rFonts w:ascii="Times New Roman" w:hAnsi="Times New Roman" w:cs="Times New Roman"/>
          <w:b/>
          <w:bCs/>
          <w:sz w:val="24"/>
          <w:szCs w:val="24"/>
        </w:rPr>
        <w:t xml:space="preserve"> learning</w:t>
      </w:r>
      <w:r w:rsidRPr="003F365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Proceedings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 AAAI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Conference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 xml:space="preserve"> Artificial </w:t>
      </w:r>
      <w:proofErr w:type="spellStart"/>
      <w:r w:rsidRPr="003F3655">
        <w:rPr>
          <w:rFonts w:ascii="Times New Roman" w:hAnsi="Times New Roman" w:cs="Times New Roman"/>
          <w:sz w:val="24"/>
          <w:szCs w:val="24"/>
        </w:rPr>
        <w:t>Intelligence</w:t>
      </w:r>
      <w:proofErr w:type="spellEnd"/>
      <w:r w:rsidRPr="003F3655">
        <w:rPr>
          <w:rFonts w:ascii="Times New Roman" w:hAnsi="Times New Roman" w:cs="Times New Roman"/>
          <w:sz w:val="24"/>
          <w:szCs w:val="24"/>
        </w:rPr>
        <w:t>, [S. l.], v. 35, n. 9, p. 7510–7518, 2021. DOI: https://doi.org/10.1609/aaai.v35i9.16920.</w:t>
      </w:r>
    </w:p>
    <w:p w14:paraId="2E8523F2" w14:textId="0578E2C7" w:rsidR="00752B41" w:rsidRDefault="00752B41" w:rsidP="003569FC">
      <w:pPr>
        <w:spacing w:beforeLines="200" w:before="480" w:afterLines="200" w:after="4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B41">
        <w:rPr>
          <w:rFonts w:ascii="Times New Roman" w:hAnsi="Times New Roman" w:cs="Times New Roman"/>
          <w:sz w:val="24"/>
          <w:szCs w:val="24"/>
        </w:rPr>
        <w:t xml:space="preserve">HARIPRIYA, </w:t>
      </w:r>
      <w:proofErr w:type="spellStart"/>
      <w:r w:rsidRPr="00752B41">
        <w:rPr>
          <w:rFonts w:ascii="Times New Roman" w:hAnsi="Times New Roman" w:cs="Times New Roman"/>
          <w:sz w:val="24"/>
          <w:szCs w:val="24"/>
        </w:rPr>
        <w:t>Rahul</w:t>
      </w:r>
      <w:proofErr w:type="spellEnd"/>
      <w:r w:rsidRPr="00752B41">
        <w:rPr>
          <w:rFonts w:ascii="Times New Roman" w:hAnsi="Times New Roman" w:cs="Times New Roman"/>
          <w:sz w:val="24"/>
          <w:szCs w:val="24"/>
        </w:rPr>
        <w:t xml:space="preserve">; KHARE, </w:t>
      </w:r>
      <w:proofErr w:type="spellStart"/>
      <w:r w:rsidRPr="00752B41">
        <w:rPr>
          <w:rFonts w:ascii="Times New Roman" w:hAnsi="Times New Roman" w:cs="Times New Roman"/>
          <w:sz w:val="24"/>
          <w:szCs w:val="24"/>
        </w:rPr>
        <w:t>Nilay</w:t>
      </w:r>
      <w:proofErr w:type="spellEnd"/>
      <w:r w:rsidRPr="00752B41">
        <w:rPr>
          <w:rFonts w:ascii="Times New Roman" w:hAnsi="Times New Roman" w:cs="Times New Roman"/>
          <w:sz w:val="24"/>
          <w:szCs w:val="24"/>
        </w:rPr>
        <w:t xml:space="preserve">; PANDEY, </w:t>
      </w:r>
      <w:proofErr w:type="spellStart"/>
      <w:r w:rsidRPr="00752B41">
        <w:rPr>
          <w:rFonts w:ascii="Times New Roman" w:hAnsi="Times New Roman" w:cs="Times New Roman"/>
          <w:sz w:val="24"/>
          <w:szCs w:val="24"/>
        </w:rPr>
        <w:t>Manish</w:t>
      </w:r>
      <w:proofErr w:type="spellEnd"/>
      <w:r w:rsidRPr="00752B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52B41">
        <w:rPr>
          <w:rFonts w:ascii="Times New Roman" w:hAnsi="Times New Roman" w:cs="Times New Roman"/>
          <w:b/>
          <w:bCs/>
          <w:sz w:val="24"/>
          <w:szCs w:val="24"/>
        </w:rPr>
        <w:t>Privacy-preserving</w:t>
      </w:r>
      <w:proofErr w:type="spellEnd"/>
      <w:r w:rsidRPr="00752B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2B41">
        <w:rPr>
          <w:rFonts w:ascii="Times New Roman" w:hAnsi="Times New Roman" w:cs="Times New Roman"/>
          <w:b/>
          <w:bCs/>
          <w:sz w:val="24"/>
          <w:szCs w:val="24"/>
        </w:rPr>
        <w:t>federated</w:t>
      </w:r>
      <w:proofErr w:type="spellEnd"/>
      <w:r w:rsidRPr="00752B41">
        <w:rPr>
          <w:rFonts w:ascii="Times New Roman" w:hAnsi="Times New Roman" w:cs="Times New Roman"/>
          <w:b/>
          <w:bCs/>
          <w:sz w:val="24"/>
          <w:szCs w:val="24"/>
        </w:rPr>
        <w:t xml:space="preserve"> learning for </w:t>
      </w:r>
      <w:proofErr w:type="spellStart"/>
      <w:r w:rsidRPr="00752B41">
        <w:rPr>
          <w:rFonts w:ascii="Times New Roman" w:hAnsi="Times New Roman" w:cs="Times New Roman"/>
          <w:b/>
          <w:bCs/>
          <w:sz w:val="24"/>
          <w:szCs w:val="24"/>
        </w:rPr>
        <w:t>collaborative</w:t>
      </w:r>
      <w:proofErr w:type="spellEnd"/>
      <w:r w:rsidRPr="00752B41">
        <w:rPr>
          <w:rFonts w:ascii="Times New Roman" w:hAnsi="Times New Roman" w:cs="Times New Roman"/>
          <w:b/>
          <w:bCs/>
          <w:sz w:val="24"/>
          <w:szCs w:val="24"/>
        </w:rPr>
        <w:t xml:space="preserve"> medical data mining in </w:t>
      </w:r>
      <w:proofErr w:type="spellStart"/>
      <w:r w:rsidRPr="00752B41">
        <w:rPr>
          <w:rFonts w:ascii="Times New Roman" w:hAnsi="Times New Roman" w:cs="Times New Roman"/>
          <w:b/>
          <w:bCs/>
          <w:sz w:val="24"/>
          <w:szCs w:val="24"/>
        </w:rPr>
        <w:t>multi-institutional</w:t>
      </w:r>
      <w:proofErr w:type="spellEnd"/>
      <w:r w:rsidRPr="00752B41">
        <w:rPr>
          <w:rFonts w:ascii="Times New Roman" w:hAnsi="Times New Roman" w:cs="Times New Roman"/>
          <w:b/>
          <w:bCs/>
          <w:sz w:val="24"/>
          <w:szCs w:val="24"/>
        </w:rPr>
        <w:t xml:space="preserve"> settings</w:t>
      </w:r>
      <w:r w:rsidRPr="00752B4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52B41">
        <w:rPr>
          <w:rFonts w:ascii="Times New Roman" w:hAnsi="Times New Roman" w:cs="Times New Roman"/>
          <w:sz w:val="24"/>
          <w:szCs w:val="24"/>
        </w:rPr>
        <w:t>Scientific</w:t>
      </w:r>
      <w:proofErr w:type="spellEnd"/>
      <w:r w:rsidRPr="00752B41">
        <w:rPr>
          <w:rFonts w:ascii="Times New Roman" w:hAnsi="Times New Roman" w:cs="Times New Roman"/>
          <w:sz w:val="24"/>
          <w:szCs w:val="24"/>
        </w:rPr>
        <w:t xml:space="preserve"> Reports, [S. l.], v. 15, art. 12482, 2025. DOI: </w:t>
      </w:r>
      <w:r w:rsidRPr="003F3655">
        <w:rPr>
          <w:rFonts w:ascii="Times New Roman" w:hAnsi="Times New Roman" w:cs="Times New Roman"/>
          <w:sz w:val="24"/>
          <w:szCs w:val="24"/>
        </w:rPr>
        <w:t>https://doi.org/10.1038/s41598-025-97565-4</w:t>
      </w:r>
      <w:r w:rsidRPr="00752B41">
        <w:rPr>
          <w:rFonts w:ascii="Times New Roman" w:hAnsi="Times New Roman" w:cs="Times New Roman"/>
          <w:sz w:val="24"/>
          <w:szCs w:val="24"/>
        </w:rPr>
        <w:t>.</w:t>
      </w:r>
    </w:p>
    <w:p w14:paraId="64E3E745" w14:textId="73556809" w:rsidR="003569FC" w:rsidRPr="003569FC" w:rsidRDefault="003569FC" w:rsidP="003569FC">
      <w:pPr>
        <w:spacing w:beforeLines="200" w:before="480" w:afterLines="200" w:after="4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69FC">
        <w:rPr>
          <w:rFonts w:ascii="Times New Roman" w:hAnsi="Times New Roman" w:cs="Times New Roman"/>
          <w:sz w:val="24"/>
          <w:szCs w:val="24"/>
        </w:rPr>
        <w:t xml:space="preserve">LI, Xiang; HUANG,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Kaixuan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; YANG,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Wenhao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; WANG,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Shusen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; ZHANG,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Zhihua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On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convergence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FedAvg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on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non-IID data</w:t>
      </w:r>
      <w:r w:rsidRPr="003569FC">
        <w:rPr>
          <w:rFonts w:ascii="Times New Roman" w:hAnsi="Times New Roman" w:cs="Times New Roman"/>
          <w:sz w:val="24"/>
          <w:szCs w:val="24"/>
        </w:rPr>
        <w:t xml:space="preserve">. In: INTERNATIONAL CONFERENCE ON LEARNING REPRESENTATIONS, 8., 2020, Addis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Ababa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Proceedings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 [...]. [S. l.]: ICLR, 2020. Disponível em: https://arxiv.org/abs/1907.02189. </w:t>
      </w:r>
    </w:p>
    <w:p w14:paraId="162C1D8F" w14:textId="7320CC42" w:rsidR="003569FC" w:rsidRPr="003569FC" w:rsidRDefault="003569FC" w:rsidP="003569FC">
      <w:pPr>
        <w:spacing w:beforeLines="200" w:before="480" w:afterLines="200" w:after="4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69FC">
        <w:rPr>
          <w:rFonts w:ascii="Times New Roman" w:hAnsi="Times New Roman" w:cs="Times New Roman"/>
          <w:sz w:val="24"/>
          <w:szCs w:val="24"/>
        </w:rPr>
        <w:t xml:space="preserve">MCMAHAN, Hugh Brendan; MOORE, Eider; RAMAGE, Daniel; HAMPSON, Seth; AGÜERA Y ARCAS, Blaise. </w:t>
      </w:r>
      <w:r w:rsidRPr="003569FC">
        <w:rPr>
          <w:rFonts w:ascii="Times New Roman" w:hAnsi="Times New Roman" w:cs="Times New Roman"/>
          <w:b/>
          <w:bCs/>
          <w:sz w:val="24"/>
          <w:szCs w:val="24"/>
        </w:rPr>
        <w:t>Communication-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efficient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learning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deep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networks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from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decentralized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  <w:r w:rsidRPr="003569FC">
        <w:rPr>
          <w:rFonts w:ascii="Times New Roman" w:hAnsi="Times New Roman" w:cs="Times New Roman"/>
          <w:sz w:val="24"/>
          <w:szCs w:val="24"/>
        </w:rPr>
        <w:t xml:space="preserve">. In: INTERNATIONAL CONFERENCE ON ARTIFICIAL INTELLIGENCE AND STATISTICS, 20., 2017, Fort Lauderdale.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Proceedings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 [...]. [S. l.]: PMLR, 2017. v. 54, p. 1273–1282. (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Proceedings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). Disponível em: https://proceedings.mlr.press/v54/mcmahan17a.html. </w:t>
      </w:r>
    </w:p>
    <w:p w14:paraId="3576A21C" w14:textId="0055CFCA" w:rsidR="003569FC" w:rsidRPr="003569FC" w:rsidRDefault="003569FC" w:rsidP="003569FC">
      <w:pPr>
        <w:spacing w:beforeLines="200" w:before="480" w:afterLines="200" w:after="4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69FC">
        <w:rPr>
          <w:rFonts w:ascii="Times New Roman" w:hAnsi="Times New Roman" w:cs="Times New Roman"/>
          <w:sz w:val="24"/>
          <w:szCs w:val="24"/>
        </w:rPr>
        <w:lastRenderedPageBreak/>
        <w:t xml:space="preserve">NANEKARAN,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Negin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 Piran; UKWATTA,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Eranga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. </w:t>
      </w:r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A novel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federated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learning framework for medical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imaging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resource-efficient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approach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combining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PCA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early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stopping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. Medical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Physics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, [S. l.], v. 52, n. 8, e18064, 2025. DOI: https://doi.org/10.1002/mp.18064. </w:t>
      </w:r>
    </w:p>
    <w:p w14:paraId="64ACC61C" w14:textId="4DC1E0E8" w:rsidR="00752B41" w:rsidRDefault="00752B41" w:rsidP="003569FC">
      <w:pPr>
        <w:spacing w:beforeLines="200" w:before="480" w:afterLines="200" w:after="4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2B41">
        <w:rPr>
          <w:rFonts w:ascii="Times New Roman" w:hAnsi="Times New Roman" w:cs="Times New Roman"/>
          <w:sz w:val="24"/>
          <w:szCs w:val="24"/>
        </w:rPr>
        <w:t xml:space="preserve">RAZA, </w:t>
      </w:r>
      <w:proofErr w:type="spellStart"/>
      <w:r w:rsidRPr="00752B41">
        <w:rPr>
          <w:rFonts w:ascii="Times New Roman" w:hAnsi="Times New Roman" w:cs="Times New Roman"/>
          <w:sz w:val="24"/>
          <w:szCs w:val="24"/>
        </w:rPr>
        <w:t>Asaf</w:t>
      </w:r>
      <w:proofErr w:type="spellEnd"/>
      <w:r w:rsidRPr="00752B41">
        <w:rPr>
          <w:rFonts w:ascii="Times New Roman" w:hAnsi="Times New Roman" w:cs="Times New Roman"/>
          <w:sz w:val="24"/>
          <w:szCs w:val="24"/>
        </w:rPr>
        <w:t xml:space="preserve">; GUZZO, Antonella; IANNI, Michele; LAPPANO, Rosamaria; ZANOLINI, Alfredo; MAGGIOLINI, Marcello; FORTINO, Giancarlo. </w:t>
      </w:r>
      <w:proofErr w:type="spellStart"/>
      <w:r w:rsidRPr="00752B41">
        <w:rPr>
          <w:rFonts w:ascii="Times New Roman" w:hAnsi="Times New Roman" w:cs="Times New Roman"/>
          <w:b/>
          <w:bCs/>
          <w:sz w:val="24"/>
          <w:szCs w:val="24"/>
        </w:rPr>
        <w:t>Federated</w:t>
      </w:r>
      <w:proofErr w:type="spellEnd"/>
      <w:r w:rsidRPr="00752B41">
        <w:rPr>
          <w:rFonts w:ascii="Times New Roman" w:hAnsi="Times New Roman" w:cs="Times New Roman"/>
          <w:b/>
          <w:bCs/>
          <w:sz w:val="24"/>
          <w:szCs w:val="24"/>
        </w:rPr>
        <w:t xml:space="preserve"> learning in </w:t>
      </w:r>
      <w:proofErr w:type="spellStart"/>
      <w:r w:rsidRPr="00752B41">
        <w:rPr>
          <w:rFonts w:ascii="Times New Roman" w:hAnsi="Times New Roman" w:cs="Times New Roman"/>
          <w:b/>
          <w:bCs/>
          <w:sz w:val="24"/>
          <w:szCs w:val="24"/>
        </w:rPr>
        <w:t>radiomics</w:t>
      </w:r>
      <w:proofErr w:type="spellEnd"/>
      <w:r w:rsidRPr="00752B41">
        <w:rPr>
          <w:rFonts w:ascii="Times New Roman" w:hAnsi="Times New Roman" w:cs="Times New Roman"/>
          <w:b/>
          <w:bCs/>
          <w:sz w:val="24"/>
          <w:szCs w:val="24"/>
        </w:rPr>
        <w:t xml:space="preserve">: a </w:t>
      </w:r>
      <w:proofErr w:type="spellStart"/>
      <w:r w:rsidRPr="00752B41">
        <w:rPr>
          <w:rFonts w:ascii="Times New Roman" w:hAnsi="Times New Roman" w:cs="Times New Roman"/>
          <w:b/>
          <w:bCs/>
          <w:sz w:val="24"/>
          <w:szCs w:val="24"/>
        </w:rPr>
        <w:t>comprehensive</w:t>
      </w:r>
      <w:proofErr w:type="spellEnd"/>
      <w:r w:rsidRPr="00752B41">
        <w:rPr>
          <w:rFonts w:ascii="Times New Roman" w:hAnsi="Times New Roman" w:cs="Times New Roman"/>
          <w:b/>
          <w:bCs/>
          <w:sz w:val="24"/>
          <w:szCs w:val="24"/>
        </w:rPr>
        <w:t xml:space="preserve"> meta-</w:t>
      </w:r>
      <w:proofErr w:type="spellStart"/>
      <w:r w:rsidRPr="00752B41">
        <w:rPr>
          <w:rFonts w:ascii="Times New Roman" w:hAnsi="Times New Roman" w:cs="Times New Roman"/>
          <w:b/>
          <w:bCs/>
          <w:sz w:val="24"/>
          <w:szCs w:val="24"/>
        </w:rPr>
        <w:t>survey</w:t>
      </w:r>
      <w:proofErr w:type="spellEnd"/>
      <w:r w:rsidRPr="00752B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2B41">
        <w:rPr>
          <w:rFonts w:ascii="Times New Roman" w:hAnsi="Times New Roman" w:cs="Times New Roman"/>
          <w:b/>
          <w:bCs/>
          <w:sz w:val="24"/>
          <w:szCs w:val="24"/>
        </w:rPr>
        <w:t>on</w:t>
      </w:r>
      <w:proofErr w:type="spellEnd"/>
      <w:r w:rsidRPr="00752B41">
        <w:rPr>
          <w:rFonts w:ascii="Times New Roman" w:hAnsi="Times New Roman" w:cs="Times New Roman"/>
          <w:b/>
          <w:bCs/>
          <w:sz w:val="24"/>
          <w:szCs w:val="24"/>
        </w:rPr>
        <w:t xml:space="preserve"> medical </w:t>
      </w:r>
      <w:proofErr w:type="spellStart"/>
      <w:r w:rsidRPr="00752B41">
        <w:rPr>
          <w:rFonts w:ascii="Times New Roman" w:hAnsi="Times New Roman" w:cs="Times New Roman"/>
          <w:b/>
          <w:bCs/>
          <w:sz w:val="24"/>
          <w:szCs w:val="24"/>
        </w:rPr>
        <w:t>image</w:t>
      </w:r>
      <w:proofErr w:type="spellEnd"/>
      <w:r w:rsidRPr="00752B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52B41"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  <w:r w:rsidRPr="00752B41">
        <w:rPr>
          <w:rFonts w:ascii="Times New Roman" w:hAnsi="Times New Roman" w:cs="Times New Roman"/>
          <w:sz w:val="24"/>
          <w:szCs w:val="24"/>
        </w:rPr>
        <w:t xml:space="preserve">. Computer </w:t>
      </w:r>
      <w:proofErr w:type="spellStart"/>
      <w:r w:rsidRPr="00752B41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752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2B41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52B4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2B41">
        <w:rPr>
          <w:rFonts w:ascii="Times New Roman" w:hAnsi="Times New Roman" w:cs="Times New Roman"/>
          <w:sz w:val="24"/>
          <w:szCs w:val="24"/>
        </w:rPr>
        <w:t>Programs</w:t>
      </w:r>
      <w:proofErr w:type="spellEnd"/>
      <w:r w:rsidRPr="00752B41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52B41">
        <w:rPr>
          <w:rFonts w:ascii="Times New Roman" w:hAnsi="Times New Roman" w:cs="Times New Roman"/>
          <w:sz w:val="24"/>
          <w:szCs w:val="24"/>
        </w:rPr>
        <w:t>Biomedicine</w:t>
      </w:r>
      <w:proofErr w:type="spellEnd"/>
      <w:r w:rsidRPr="00752B41">
        <w:rPr>
          <w:rFonts w:ascii="Times New Roman" w:hAnsi="Times New Roman" w:cs="Times New Roman"/>
          <w:sz w:val="24"/>
          <w:szCs w:val="24"/>
        </w:rPr>
        <w:t xml:space="preserve">, [S. l.], v. 267, art. 108768, 2025. DOI: https://doi.org/10.1016/j.cmpb.2025.108768. </w:t>
      </w:r>
    </w:p>
    <w:p w14:paraId="2335D7A0" w14:textId="3C35528D" w:rsidR="003569FC" w:rsidRPr="003569FC" w:rsidRDefault="003569FC" w:rsidP="003569FC">
      <w:pPr>
        <w:spacing w:beforeLines="200" w:before="480" w:afterLines="200" w:after="48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69FC">
        <w:rPr>
          <w:rFonts w:ascii="Times New Roman" w:hAnsi="Times New Roman" w:cs="Times New Roman"/>
          <w:sz w:val="24"/>
          <w:szCs w:val="24"/>
        </w:rPr>
        <w:t xml:space="preserve">SANDHU,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Sukhveer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 Singh; GORJI, Hamed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Taheri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; TAVAKOLIAN,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Pantea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; TAVAKOLIAN,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Kouhyar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; AKHBARDEH,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Alireza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. </w:t>
      </w:r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Medical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imaging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applications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of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569FC">
        <w:rPr>
          <w:rFonts w:ascii="Times New Roman" w:hAnsi="Times New Roman" w:cs="Times New Roman"/>
          <w:b/>
          <w:bCs/>
          <w:sz w:val="24"/>
          <w:szCs w:val="24"/>
        </w:rPr>
        <w:t>federated</w:t>
      </w:r>
      <w:proofErr w:type="spellEnd"/>
      <w:r w:rsidRPr="003569FC">
        <w:rPr>
          <w:rFonts w:ascii="Times New Roman" w:hAnsi="Times New Roman" w:cs="Times New Roman"/>
          <w:b/>
          <w:bCs/>
          <w:sz w:val="24"/>
          <w:szCs w:val="24"/>
        </w:rPr>
        <w:t xml:space="preserve"> learning.</w:t>
      </w:r>
      <w:r w:rsidRPr="003569F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69FC">
        <w:rPr>
          <w:rFonts w:ascii="Times New Roman" w:hAnsi="Times New Roman" w:cs="Times New Roman"/>
          <w:sz w:val="24"/>
          <w:szCs w:val="24"/>
        </w:rPr>
        <w:t>Diagnostics</w:t>
      </w:r>
      <w:proofErr w:type="spellEnd"/>
      <w:r w:rsidRPr="003569FC">
        <w:rPr>
          <w:rFonts w:ascii="Times New Roman" w:hAnsi="Times New Roman" w:cs="Times New Roman"/>
          <w:sz w:val="24"/>
          <w:szCs w:val="24"/>
        </w:rPr>
        <w:t xml:space="preserve">, Basel, v. 13, n. 19, art. 3140, 2023. DOI: https://doi.org/10.3390/diagnostics13193140. </w:t>
      </w:r>
    </w:p>
    <w:p w14:paraId="640A34F9" w14:textId="639DEB97" w:rsidR="00C708FD" w:rsidRPr="003569FC" w:rsidRDefault="00C708FD" w:rsidP="003569FC">
      <w:pPr>
        <w:spacing w:beforeLines="200" w:before="480" w:afterLines="200" w:after="48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708FD" w:rsidRPr="003569FC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F2D77" w14:textId="77777777" w:rsidR="00B306AE" w:rsidRDefault="00B306AE" w:rsidP="00FC70D8">
      <w:pPr>
        <w:spacing w:after="0" w:line="240" w:lineRule="auto"/>
      </w:pPr>
      <w:r>
        <w:separator/>
      </w:r>
    </w:p>
  </w:endnote>
  <w:endnote w:type="continuationSeparator" w:id="0">
    <w:p w14:paraId="6B79B1A4" w14:textId="77777777" w:rsidR="00B306AE" w:rsidRDefault="00B306AE" w:rsidP="00FC7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49308" w14:textId="77777777" w:rsidR="00B306AE" w:rsidRDefault="00B306AE" w:rsidP="00FC70D8">
      <w:pPr>
        <w:spacing w:after="0" w:line="240" w:lineRule="auto"/>
      </w:pPr>
      <w:r>
        <w:separator/>
      </w:r>
    </w:p>
  </w:footnote>
  <w:footnote w:type="continuationSeparator" w:id="0">
    <w:p w14:paraId="2144FF1A" w14:textId="77777777" w:rsidR="00B306AE" w:rsidRDefault="00B306AE" w:rsidP="00FC70D8">
      <w:pPr>
        <w:spacing w:after="0" w:line="240" w:lineRule="auto"/>
      </w:pPr>
      <w:r>
        <w:continuationSeparator/>
      </w:r>
    </w:p>
  </w:footnote>
  <w:footnote w:id="1">
    <w:p w14:paraId="7A5ADAEE" w14:textId="77777777" w:rsidR="00136A91" w:rsidRDefault="00136A91" w:rsidP="00F70BD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ins w:id="2" w:author="Andrea Sakai" w:date="2026-10-20T08:47:00Z"/>
          <w:color w:val="000000"/>
          <w:sz w:val="16"/>
          <w:szCs w:val="16"/>
        </w:rPr>
      </w:pPr>
      <w:r>
        <w:rPr>
          <w:vertAlign w:val="superscript"/>
        </w:rPr>
        <w:footnoteRef/>
      </w:r>
      <w:bookmarkStart w:id="3" w:name="_qa9vclviaxd" w:colFirst="0" w:colLast="0"/>
      <w:bookmarkEnd w:id="3"/>
      <w:ins w:id="4" w:author="Andrea Sakai" w:date="2026-10-20T08:47:00Z">
        <w:r>
          <w:rPr>
            <w:rFonts w:ascii="Calibri" w:eastAsia="Calibri" w:hAnsi="Calibri" w:cs="Calibri"/>
            <w:color w:val="FF0000"/>
            <w:sz w:val="16"/>
            <w:szCs w:val="16"/>
          </w:rPr>
          <w:t xml:space="preserve"> asakai@brazcubas.edu.br </w:t>
        </w:r>
        <w:r>
          <w:rPr>
            <w:rFonts w:ascii="Calibri" w:eastAsia="Calibri" w:hAnsi="Calibri" w:cs="Calibri"/>
            <w:color w:val="000000"/>
            <w:sz w:val="16"/>
            <w:szCs w:val="16"/>
          </w:rPr>
          <w:t xml:space="preserve">- ID </w:t>
        </w:r>
        <w:r>
          <w:rPr>
            <w:rFonts w:ascii="Times New Roman" w:eastAsia="Times New Roman" w:hAnsi="Times New Roman" w:cs="Times New Roman"/>
            <w:color w:val="000000"/>
            <w:sz w:val="16"/>
            <w:szCs w:val="16"/>
          </w:rPr>
          <w:t>Lattes: 0519974724105439 - Graduação em Engenharia Elétrica - Mestrado e Doutorado em Engenharia Biomédica</w:t>
        </w:r>
      </w:ins>
    </w:p>
  </w:footnote>
  <w:footnote w:id="2">
    <w:p w14:paraId="640A3506" w14:textId="446927F9" w:rsidR="00FC70D8" w:rsidRPr="00595417" w:rsidRDefault="00FC70D8" w:rsidP="00F70BD2">
      <w:pPr>
        <w:pStyle w:val="Textodenotaderodap"/>
        <w:jc w:val="both"/>
        <w:rPr>
          <w:rFonts w:ascii="Times New Roman" w:hAnsi="Times New Roman" w:cs="Times New Roman"/>
          <w:sz w:val="16"/>
          <w:szCs w:val="16"/>
        </w:rPr>
      </w:pPr>
      <w:r w:rsidRPr="00595417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595417">
        <w:rPr>
          <w:rFonts w:ascii="Times New Roman" w:hAnsi="Times New Roman" w:cs="Times New Roman"/>
          <w:sz w:val="16"/>
          <w:szCs w:val="16"/>
        </w:rPr>
        <w:t xml:space="preserve"> </w:t>
      </w:r>
      <w:proofErr w:type="gramStart"/>
      <w:r w:rsidR="00F70BD2" w:rsidRPr="00F70BD2">
        <w:rPr>
          <w:rFonts w:ascii="Times New Roman" w:hAnsi="Times New Roman" w:cs="Times New Roman"/>
          <w:color w:val="FF0000"/>
          <w:sz w:val="16"/>
          <w:szCs w:val="16"/>
        </w:rPr>
        <w:t xml:space="preserve">gabriel.anastacio@cs.brazcubas.edu.br </w:t>
      </w:r>
      <w:r w:rsidR="00595417"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 </w:t>
      </w:r>
      <w:r w:rsidR="00595417" w:rsidRPr="00595417">
        <w:rPr>
          <w:rFonts w:ascii="Times New Roman" w:hAnsi="Times New Roman" w:cs="Times New Roman"/>
          <w:sz w:val="16"/>
          <w:szCs w:val="16"/>
        </w:rPr>
        <w:t>-</w:t>
      </w:r>
      <w:proofErr w:type="gramEnd"/>
      <w:r w:rsidR="00595417" w:rsidRPr="00595417">
        <w:rPr>
          <w:rFonts w:ascii="Times New Roman" w:hAnsi="Times New Roman" w:cs="Times New Roman"/>
          <w:sz w:val="16"/>
          <w:szCs w:val="16"/>
        </w:rPr>
        <w:t xml:space="preserve"> </w:t>
      </w:r>
      <w:r w:rsidR="00697360" w:rsidRPr="00697360">
        <w:rPr>
          <w:rFonts w:ascii="Times New Roman" w:hAnsi="Times New Roman" w:cs="Times New Roman"/>
          <w:color w:val="FF0000"/>
          <w:sz w:val="16"/>
          <w:szCs w:val="16"/>
        </w:rPr>
        <w:t xml:space="preserve">45489858 </w:t>
      </w:r>
      <w:r w:rsidR="00595417" w:rsidRPr="00595417">
        <w:rPr>
          <w:rFonts w:ascii="Times New Roman" w:hAnsi="Times New Roman" w:cs="Times New Roman"/>
          <w:sz w:val="16"/>
          <w:szCs w:val="16"/>
        </w:rPr>
        <w:t xml:space="preserve">- Centro Universitário Braz Cubas - Graduando </w:t>
      </w:r>
      <w:r w:rsidR="00697360" w:rsidRPr="00595417">
        <w:rPr>
          <w:rFonts w:ascii="Times New Roman" w:hAnsi="Times New Roman" w:cs="Times New Roman"/>
          <w:sz w:val="16"/>
          <w:szCs w:val="16"/>
        </w:rPr>
        <w:t xml:space="preserve">em </w:t>
      </w:r>
      <w:r w:rsidR="00697360">
        <w:rPr>
          <w:rFonts w:ascii="Times New Roman" w:hAnsi="Times New Roman" w:cs="Times New Roman"/>
          <w:sz w:val="16"/>
          <w:szCs w:val="16"/>
        </w:rPr>
        <w:t>Ciência da Computação</w:t>
      </w:r>
      <w:r w:rsidR="00697360" w:rsidRPr="00595417">
        <w:rPr>
          <w:rFonts w:ascii="Times New Roman" w:hAnsi="Times New Roman" w:cs="Times New Roman"/>
          <w:sz w:val="16"/>
          <w:szCs w:val="16"/>
        </w:rPr>
        <w:t xml:space="preserve"> </w:t>
      </w:r>
      <w:r w:rsidR="00595417" w:rsidRPr="00595417">
        <w:rPr>
          <w:rFonts w:ascii="Times New Roman" w:hAnsi="Times New Roman" w:cs="Times New Roman"/>
          <w:sz w:val="16"/>
          <w:szCs w:val="16"/>
        </w:rPr>
        <w:t>(</w:t>
      </w:r>
      <w:r w:rsidR="00697360">
        <w:rPr>
          <w:rFonts w:ascii="Times New Roman" w:hAnsi="Times New Roman" w:cs="Times New Roman"/>
          <w:color w:val="FF0000"/>
          <w:sz w:val="16"/>
          <w:szCs w:val="16"/>
        </w:rPr>
        <w:t>6</w:t>
      </w:r>
      <w:r w:rsidR="00595417" w:rsidRPr="00595417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3">
    <w:p w14:paraId="640A3507" w14:textId="47E1A890" w:rsidR="00595417" w:rsidRPr="00595417" w:rsidRDefault="00595417" w:rsidP="00F70BD2">
      <w:pPr>
        <w:pStyle w:val="Textodenotaderodap"/>
        <w:jc w:val="both"/>
        <w:rPr>
          <w:rFonts w:ascii="Times New Roman" w:hAnsi="Times New Roman" w:cs="Times New Roman"/>
          <w:sz w:val="16"/>
          <w:szCs w:val="16"/>
        </w:rPr>
      </w:pPr>
      <w:r w:rsidRPr="00595417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595417">
        <w:rPr>
          <w:rFonts w:ascii="Times New Roman" w:hAnsi="Times New Roman" w:cs="Times New Roman"/>
          <w:sz w:val="16"/>
          <w:szCs w:val="16"/>
        </w:rPr>
        <w:t xml:space="preserve"> </w:t>
      </w:r>
      <w:r w:rsidR="00697360">
        <w:rPr>
          <w:rFonts w:ascii="Times New Roman" w:hAnsi="Times New Roman" w:cs="Times New Roman"/>
          <w:color w:val="FF0000"/>
          <w:sz w:val="16"/>
          <w:szCs w:val="16"/>
        </w:rPr>
        <w:t>greis@cs.brazcubas.edu.br</w:t>
      </w:r>
      <w:r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 </w:t>
      </w:r>
      <w:r w:rsidRPr="00595417">
        <w:rPr>
          <w:rFonts w:ascii="Times New Roman" w:hAnsi="Times New Roman" w:cs="Times New Roman"/>
          <w:sz w:val="16"/>
          <w:szCs w:val="16"/>
        </w:rPr>
        <w:t xml:space="preserve">- </w:t>
      </w:r>
      <w:r w:rsidR="00697360">
        <w:rPr>
          <w:rFonts w:ascii="Times New Roman" w:hAnsi="Times New Roman" w:cs="Times New Roman"/>
          <w:color w:val="FF0000"/>
          <w:sz w:val="16"/>
          <w:szCs w:val="16"/>
        </w:rPr>
        <w:t>39840883</w:t>
      </w:r>
      <w:r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 </w:t>
      </w:r>
      <w:r w:rsidRPr="00595417">
        <w:rPr>
          <w:rFonts w:ascii="Times New Roman" w:hAnsi="Times New Roman" w:cs="Times New Roman"/>
          <w:sz w:val="16"/>
          <w:szCs w:val="16"/>
        </w:rPr>
        <w:t xml:space="preserve">- Centro Universitário Braz Cubas - Graduando </w:t>
      </w:r>
      <w:r w:rsidR="00697360" w:rsidRPr="00595417">
        <w:rPr>
          <w:rFonts w:ascii="Times New Roman" w:hAnsi="Times New Roman" w:cs="Times New Roman"/>
          <w:sz w:val="16"/>
          <w:szCs w:val="16"/>
        </w:rPr>
        <w:t xml:space="preserve">em </w:t>
      </w:r>
      <w:r w:rsidR="00697360">
        <w:rPr>
          <w:rFonts w:ascii="Times New Roman" w:hAnsi="Times New Roman" w:cs="Times New Roman"/>
          <w:sz w:val="16"/>
          <w:szCs w:val="16"/>
        </w:rPr>
        <w:t>Ciência da Computação</w:t>
      </w:r>
      <w:r w:rsidR="00697360" w:rsidRPr="00595417">
        <w:rPr>
          <w:rFonts w:ascii="Times New Roman" w:hAnsi="Times New Roman" w:cs="Times New Roman"/>
          <w:sz w:val="16"/>
          <w:szCs w:val="16"/>
        </w:rPr>
        <w:t xml:space="preserve"> </w:t>
      </w:r>
      <w:r w:rsidRPr="00595417">
        <w:rPr>
          <w:rFonts w:ascii="Times New Roman" w:hAnsi="Times New Roman" w:cs="Times New Roman"/>
          <w:sz w:val="16"/>
          <w:szCs w:val="16"/>
        </w:rPr>
        <w:t>(</w:t>
      </w:r>
      <w:r w:rsidR="00697360">
        <w:rPr>
          <w:rFonts w:ascii="Times New Roman" w:hAnsi="Times New Roman" w:cs="Times New Roman"/>
          <w:color w:val="FF0000"/>
          <w:sz w:val="16"/>
          <w:szCs w:val="16"/>
        </w:rPr>
        <w:t>5</w:t>
      </w:r>
      <w:r w:rsidRPr="00595417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4">
    <w:p w14:paraId="640A3508" w14:textId="119E41C7" w:rsidR="00595417" w:rsidRPr="00595417" w:rsidRDefault="00595417" w:rsidP="00F70BD2">
      <w:pPr>
        <w:pStyle w:val="Textodenotaderodap"/>
        <w:jc w:val="both"/>
        <w:rPr>
          <w:sz w:val="16"/>
          <w:szCs w:val="16"/>
        </w:rPr>
      </w:pPr>
      <w:r w:rsidRPr="00595417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595417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="00697360">
        <w:rPr>
          <w:rFonts w:ascii="Times New Roman" w:hAnsi="Times New Roman" w:cs="Times New Roman"/>
          <w:color w:val="FF0000"/>
          <w:sz w:val="16"/>
          <w:szCs w:val="16"/>
        </w:rPr>
        <w:t>Karen.justino@cs.brazcubas.edu.br</w:t>
      </w:r>
      <w:r w:rsidRPr="00595417">
        <w:rPr>
          <w:rFonts w:ascii="Times New Roman" w:hAnsi="Times New Roman" w:cs="Times New Roman"/>
          <w:color w:val="FF0000"/>
          <w:sz w:val="16"/>
          <w:szCs w:val="16"/>
        </w:rPr>
        <w:t>l</w:t>
      </w:r>
      <w:proofErr w:type="spellEnd"/>
      <w:r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 </w:t>
      </w:r>
      <w:r w:rsidRPr="00595417">
        <w:rPr>
          <w:rFonts w:ascii="Times New Roman" w:hAnsi="Times New Roman" w:cs="Times New Roman"/>
          <w:sz w:val="16"/>
          <w:szCs w:val="16"/>
        </w:rPr>
        <w:t xml:space="preserve">- </w:t>
      </w:r>
      <w:r w:rsidR="00697360" w:rsidRPr="00697360">
        <w:rPr>
          <w:rFonts w:ascii="Times New Roman" w:hAnsi="Times New Roman" w:cs="Times New Roman"/>
          <w:color w:val="FF0000"/>
          <w:sz w:val="16"/>
          <w:szCs w:val="16"/>
        </w:rPr>
        <w:t xml:space="preserve">45040672 </w:t>
      </w:r>
      <w:r w:rsidRPr="00595417">
        <w:rPr>
          <w:rFonts w:ascii="Times New Roman" w:hAnsi="Times New Roman" w:cs="Times New Roman"/>
          <w:sz w:val="16"/>
          <w:szCs w:val="16"/>
        </w:rPr>
        <w:t xml:space="preserve">- Centro Universitário Braz Cubas - Graduando </w:t>
      </w:r>
      <w:r w:rsidR="00697360" w:rsidRPr="00595417">
        <w:rPr>
          <w:rFonts w:ascii="Times New Roman" w:hAnsi="Times New Roman" w:cs="Times New Roman"/>
          <w:sz w:val="16"/>
          <w:szCs w:val="16"/>
        </w:rPr>
        <w:t xml:space="preserve">em </w:t>
      </w:r>
      <w:r w:rsidR="00697360">
        <w:rPr>
          <w:rFonts w:ascii="Times New Roman" w:hAnsi="Times New Roman" w:cs="Times New Roman"/>
          <w:sz w:val="16"/>
          <w:szCs w:val="16"/>
        </w:rPr>
        <w:t>Ciência da Computação</w:t>
      </w:r>
      <w:r w:rsidR="00697360" w:rsidRPr="00595417">
        <w:rPr>
          <w:rFonts w:ascii="Times New Roman" w:hAnsi="Times New Roman" w:cs="Times New Roman"/>
          <w:sz w:val="16"/>
          <w:szCs w:val="16"/>
        </w:rPr>
        <w:t xml:space="preserve"> </w:t>
      </w:r>
      <w:r w:rsidRPr="00595417">
        <w:rPr>
          <w:rFonts w:ascii="Times New Roman" w:hAnsi="Times New Roman" w:cs="Times New Roman"/>
          <w:sz w:val="16"/>
          <w:szCs w:val="16"/>
        </w:rPr>
        <w:t>(</w:t>
      </w:r>
      <w:r w:rsidR="00697360">
        <w:rPr>
          <w:rFonts w:ascii="Times New Roman" w:hAnsi="Times New Roman" w:cs="Times New Roman"/>
          <w:color w:val="FF0000"/>
          <w:sz w:val="16"/>
          <w:szCs w:val="16"/>
        </w:rPr>
        <w:t>5</w:t>
      </w:r>
      <w:r w:rsidRPr="00595417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5">
    <w:p w14:paraId="0F6C7770" w14:textId="7789A3D8" w:rsidR="00697360" w:rsidRPr="00595417" w:rsidRDefault="00697360" w:rsidP="00F70BD2">
      <w:pPr>
        <w:pStyle w:val="Textodenotaderodap"/>
        <w:jc w:val="both"/>
        <w:rPr>
          <w:rFonts w:ascii="Times New Roman" w:hAnsi="Times New Roman" w:cs="Times New Roman"/>
          <w:sz w:val="16"/>
          <w:szCs w:val="16"/>
        </w:rPr>
      </w:pPr>
      <w:r w:rsidRPr="00595417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595417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>Marcos.souza05@cs.brazcubas.edu.br</w:t>
      </w:r>
      <w:r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 </w:t>
      </w:r>
      <w:r w:rsidRPr="00595417">
        <w:rPr>
          <w:rFonts w:ascii="Times New Roman" w:hAnsi="Times New Roman" w:cs="Times New Roman"/>
          <w:sz w:val="16"/>
          <w:szCs w:val="16"/>
        </w:rPr>
        <w:t xml:space="preserve">- </w:t>
      </w:r>
      <w:r>
        <w:rPr>
          <w:rFonts w:ascii="Times New Roman" w:hAnsi="Times New Roman" w:cs="Times New Roman"/>
          <w:color w:val="FF0000"/>
          <w:sz w:val="16"/>
          <w:szCs w:val="16"/>
        </w:rPr>
        <w:t>39815048</w:t>
      </w:r>
      <w:r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 </w:t>
      </w:r>
      <w:r w:rsidRPr="00595417">
        <w:rPr>
          <w:rFonts w:ascii="Times New Roman" w:hAnsi="Times New Roman" w:cs="Times New Roman"/>
          <w:sz w:val="16"/>
          <w:szCs w:val="16"/>
        </w:rPr>
        <w:t xml:space="preserve">- Centro Universitário Braz Cubas - Graduando em </w:t>
      </w:r>
      <w:r>
        <w:rPr>
          <w:rFonts w:ascii="Times New Roman" w:hAnsi="Times New Roman" w:cs="Times New Roman"/>
          <w:sz w:val="16"/>
          <w:szCs w:val="16"/>
        </w:rPr>
        <w:t>Ciência da Computação</w:t>
      </w:r>
      <w:r w:rsidRPr="00595417">
        <w:rPr>
          <w:rFonts w:ascii="Times New Roman" w:hAnsi="Times New Roman" w:cs="Times New Roman"/>
          <w:sz w:val="16"/>
          <w:szCs w:val="16"/>
        </w:rPr>
        <w:t xml:space="preserve"> (</w:t>
      </w:r>
      <w:r>
        <w:rPr>
          <w:rFonts w:ascii="Times New Roman" w:hAnsi="Times New Roman" w:cs="Times New Roman"/>
          <w:color w:val="FF0000"/>
          <w:sz w:val="16"/>
          <w:szCs w:val="16"/>
        </w:rPr>
        <w:t>5</w:t>
      </w:r>
      <w:r w:rsidRPr="00595417">
        <w:rPr>
          <w:rFonts w:ascii="Times New Roman" w:hAnsi="Times New Roman" w:cs="Times New Roman"/>
          <w:sz w:val="16"/>
          <w:szCs w:val="16"/>
        </w:rPr>
        <w:t>º semestre)</w:t>
      </w:r>
    </w:p>
  </w:footnote>
  <w:footnote w:id="6">
    <w:p w14:paraId="40C50DA7" w14:textId="36814D26" w:rsidR="00697360" w:rsidRPr="00595417" w:rsidRDefault="00697360" w:rsidP="00F70BD2">
      <w:pPr>
        <w:pStyle w:val="Textodenotaderodap"/>
        <w:jc w:val="both"/>
        <w:rPr>
          <w:rFonts w:ascii="Times New Roman" w:hAnsi="Times New Roman" w:cs="Times New Roman"/>
          <w:sz w:val="16"/>
          <w:szCs w:val="16"/>
        </w:rPr>
      </w:pPr>
      <w:r w:rsidRPr="00595417">
        <w:rPr>
          <w:rStyle w:val="Refdenotaderodap"/>
          <w:rFonts w:ascii="Times New Roman" w:hAnsi="Times New Roman" w:cs="Times New Roman"/>
          <w:sz w:val="16"/>
          <w:szCs w:val="16"/>
        </w:rPr>
        <w:footnoteRef/>
      </w:r>
      <w:r w:rsidRPr="00595417"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>Matheus.soares06@cs.brazcubas.edu.br</w:t>
      </w:r>
      <w:r w:rsidRPr="00595417">
        <w:rPr>
          <w:rFonts w:ascii="Times New Roman" w:hAnsi="Times New Roman" w:cs="Times New Roman"/>
          <w:color w:val="FF0000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>–</w:t>
      </w:r>
      <w:r w:rsidRPr="00595417">
        <w:rPr>
          <w:rFonts w:ascii="Times New Roman" w:hAnsi="Times New Roman" w:cs="Times New Roman"/>
          <w:sz w:val="16"/>
          <w:szCs w:val="16"/>
        </w:rPr>
        <w:t xml:space="preserve"> </w:t>
      </w:r>
      <w:r w:rsidRPr="00697360">
        <w:rPr>
          <w:rFonts w:ascii="Times New Roman" w:hAnsi="Times New Roman" w:cs="Times New Roman"/>
          <w:color w:val="FF0000"/>
          <w:sz w:val="16"/>
          <w:szCs w:val="16"/>
        </w:rPr>
        <w:t>38714663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595417">
        <w:rPr>
          <w:rFonts w:ascii="Times New Roman" w:hAnsi="Times New Roman" w:cs="Times New Roman"/>
          <w:color w:val="FF0000"/>
          <w:sz w:val="16"/>
          <w:szCs w:val="16"/>
        </w:rPr>
        <w:t>-</w:t>
      </w:r>
      <w:r w:rsidRPr="00595417">
        <w:rPr>
          <w:rFonts w:ascii="Times New Roman" w:hAnsi="Times New Roman" w:cs="Times New Roman"/>
          <w:sz w:val="16"/>
          <w:szCs w:val="16"/>
        </w:rPr>
        <w:t xml:space="preserve"> Centro Universitário Braz Cubas - Graduando em </w:t>
      </w:r>
      <w:r>
        <w:rPr>
          <w:rFonts w:ascii="Times New Roman" w:hAnsi="Times New Roman" w:cs="Times New Roman"/>
          <w:sz w:val="16"/>
          <w:szCs w:val="16"/>
        </w:rPr>
        <w:t>Ciência da Computação</w:t>
      </w:r>
      <w:r w:rsidRPr="00595417">
        <w:rPr>
          <w:rFonts w:ascii="Times New Roman" w:hAnsi="Times New Roman" w:cs="Times New Roman"/>
          <w:sz w:val="16"/>
          <w:szCs w:val="16"/>
        </w:rPr>
        <w:t xml:space="preserve"> (</w:t>
      </w:r>
      <w:r>
        <w:rPr>
          <w:rFonts w:ascii="Times New Roman" w:hAnsi="Times New Roman" w:cs="Times New Roman"/>
          <w:color w:val="FF0000"/>
          <w:sz w:val="16"/>
          <w:szCs w:val="16"/>
        </w:rPr>
        <w:t>6</w:t>
      </w:r>
      <w:r w:rsidRPr="00595417">
        <w:rPr>
          <w:rFonts w:ascii="Times New Roman" w:hAnsi="Times New Roman" w:cs="Times New Roman"/>
          <w:sz w:val="16"/>
          <w:szCs w:val="16"/>
        </w:rPr>
        <w:t>º semestre)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A3501" w14:textId="77777777" w:rsidR="007641CF" w:rsidRDefault="007641CF" w:rsidP="007641CF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640A3503" wp14:editId="640A3504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40A3502" w14:textId="77777777" w:rsidR="007641CF" w:rsidRDefault="007641CF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ea Sakai">
    <w15:presenceInfo w15:providerId="Windows Live" w15:userId="514bab26746f493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0D8"/>
    <w:rsid w:val="00013226"/>
    <w:rsid w:val="0001397A"/>
    <w:rsid w:val="00060B4B"/>
    <w:rsid w:val="000656E9"/>
    <w:rsid w:val="00070653"/>
    <w:rsid w:val="000819CF"/>
    <w:rsid w:val="00086742"/>
    <w:rsid w:val="00086F56"/>
    <w:rsid w:val="00092B78"/>
    <w:rsid w:val="000A2BBF"/>
    <w:rsid w:val="00136A91"/>
    <w:rsid w:val="00167E78"/>
    <w:rsid w:val="001736FF"/>
    <w:rsid w:val="00173E7D"/>
    <w:rsid w:val="001E29AC"/>
    <w:rsid w:val="00206519"/>
    <w:rsid w:val="0024210A"/>
    <w:rsid w:val="00264E24"/>
    <w:rsid w:val="00271CA6"/>
    <w:rsid w:val="00273461"/>
    <w:rsid w:val="00291333"/>
    <w:rsid w:val="0030327C"/>
    <w:rsid w:val="00312DE8"/>
    <w:rsid w:val="003569FC"/>
    <w:rsid w:val="00370E91"/>
    <w:rsid w:val="003A5BF3"/>
    <w:rsid w:val="003A6119"/>
    <w:rsid w:val="003A6B49"/>
    <w:rsid w:val="003F3655"/>
    <w:rsid w:val="00406FC2"/>
    <w:rsid w:val="00413C9C"/>
    <w:rsid w:val="00432C91"/>
    <w:rsid w:val="004708DB"/>
    <w:rsid w:val="004E2226"/>
    <w:rsid w:val="004E37A2"/>
    <w:rsid w:val="004E6F9D"/>
    <w:rsid w:val="00501E27"/>
    <w:rsid w:val="00567688"/>
    <w:rsid w:val="0058428F"/>
    <w:rsid w:val="005852F5"/>
    <w:rsid w:val="00595417"/>
    <w:rsid w:val="005C422F"/>
    <w:rsid w:val="00611165"/>
    <w:rsid w:val="00622EE0"/>
    <w:rsid w:val="00623E37"/>
    <w:rsid w:val="0062414E"/>
    <w:rsid w:val="00697360"/>
    <w:rsid w:val="006B761F"/>
    <w:rsid w:val="006E11E9"/>
    <w:rsid w:val="006F1A2F"/>
    <w:rsid w:val="006F6405"/>
    <w:rsid w:val="0070047C"/>
    <w:rsid w:val="0072291A"/>
    <w:rsid w:val="007432CF"/>
    <w:rsid w:val="00752B41"/>
    <w:rsid w:val="007641CF"/>
    <w:rsid w:val="007769ED"/>
    <w:rsid w:val="00802998"/>
    <w:rsid w:val="008525B0"/>
    <w:rsid w:val="00881B43"/>
    <w:rsid w:val="008B4F7B"/>
    <w:rsid w:val="008C6EDE"/>
    <w:rsid w:val="008D679D"/>
    <w:rsid w:val="00931D64"/>
    <w:rsid w:val="00950B85"/>
    <w:rsid w:val="009529EC"/>
    <w:rsid w:val="00973471"/>
    <w:rsid w:val="009855E4"/>
    <w:rsid w:val="009B6A4D"/>
    <w:rsid w:val="009C17FE"/>
    <w:rsid w:val="009E7859"/>
    <w:rsid w:val="00A51101"/>
    <w:rsid w:val="00A70F89"/>
    <w:rsid w:val="00A866D7"/>
    <w:rsid w:val="00A93D78"/>
    <w:rsid w:val="00AD1B1B"/>
    <w:rsid w:val="00AE49E2"/>
    <w:rsid w:val="00AF01D1"/>
    <w:rsid w:val="00B10622"/>
    <w:rsid w:val="00B1526F"/>
    <w:rsid w:val="00B2763F"/>
    <w:rsid w:val="00B2795B"/>
    <w:rsid w:val="00B306AE"/>
    <w:rsid w:val="00BB1BED"/>
    <w:rsid w:val="00BC1501"/>
    <w:rsid w:val="00C259E1"/>
    <w:rsid w:val="00C708FD"/>
    <w:rsid w:val="00CC7DDE"/>
    <w:rsid w:val="00CD4A34"/>
    <w:rsid w:val="00CF5578"/>
    <w:rsid w:val="00CF7C84"/>
    <w:rsid w:val="00D716B8"/>
    <w:rsid w:val="00DC2717"/>
    <w:rsid w:val="00DC720D"/>
    <w:rsid w:val="00E13575"/>
    <w:rsid w:val="00E1616A"/>
    <w:rsid w:val="00E4055C"/>
    <w:rsid w:val="00E6025C"/>
    <w:rsid w:val="00E80D60"/>
    <w:rsid w:val="00E93B7B"/>
    <w:rsid w:val="00EA2D91"/>
    <w:rsid w:val="00EB3286"/>
    <w:rsid w:val="00EC68F0"/>
    <w:rsid w:val="00ED28C6"/>
    <w:rsid w:val="00F120A8"/>
    <w:rsid w:val="00F133D1"/>
    <w:rsid w:val="00F341A9"/>
    <w:rsid w:val="00F670B9"/>
    <w:rsid w:val="00F70BD2"/>
    <w:rsid w:val="00F7244C"/>
    <w:rsid w:val="00F77FEB"/>
    <w:rsid w:val="00FB44E8"/>
    <w:rsid w:val="00FC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A34E6"/>
  <w15:docId w15:val="{9D998C97-612E-45EB-B2A4-B3B10760F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C70D8"/>
  </w:style>
  <w:style w:type="paragraph" w:styleId="Rodap">
    <w:name w:val="footer"/>
    <w:basedOn w:val="Normal"/>
    <w:link w:val="RodapChar"/>
    <w:uiPriority w:val="99"/>
    <w:unhideWhenUsed/>
    <w:rsid w:val="00FC70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C70D8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C70D8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C70D8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C70D8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595417"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D1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D1B1B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  <w:rsid w:val="00AD1B1B"/>
  </w:style>
  <w:style w:type="paragraph" w:styleId="Textodebalo">
    <w:name w:val="Balloon Text"/>
    <w:basedOn w:val="Normal"/>
    <w:link w:val="TextodebaloChar"/>
    <w:uiPriority w:val="99"/>
    <w:semiHidden/>
    <w:unhideWhenUsed/>
    <w:rsid w:val="00764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641CF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30327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0327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0327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0327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0327C"/>
    <w:rPr>
      <w:b/>
      <w:bCs/>
      <w:sz w:val="20"/>
      <w:szCs w:val="20"/>
    </w:rPr>
  </w:style>
  <w:style w:type="paragraph" w:styleId="Reviso">
    <w:name w:val="Revision"/>
    <w:hidden/>
    <w:uiPriority w:val="99"/>
    <w:semiHidden/>
    <w:rsid w:val="00F77FEB"/>
    <w:pPr>
      <w:spacing w:after="0" w:line="240" w:lineRule="auto"/>
    </w:pPr>
  </w:style>
  <w:style w:type="character" w:styleId="MenoPendente">
    <w:name w:val="Unresolved Mention"/>
    <w:basedOn w:val="Fontepargpadro"/>
    <w:uiPriority w:val="99"/>
    <w:semiHidden/>
    <w:unhideWhenUsed/>
    <w:rsid w:val="006973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06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4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E8942-B3B0-46E2-B5E1-38261DB7C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1202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Resumo 2026 com campos de preenchimento</vt:lpstr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MATHEUS SILVA SOARES</cp:lastModifiedBy>
  <cp:revision>2</cp:revision>
  <cp:lastPrinted>2021-08-29T20:44:00Z</cp:lastPrinted>
  <dcterms:created xsi:type="dcterms:W3CDTF">2026-10-25T15:04:00Z</dcterms:created>
  <dcterms:modified xsi:type="dcterms:W3CDTF">2026-10-25T15:04:00Z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2026-10-25T15:04:46Z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82c8e440-f2d7-4086-b879-4b8d34891d41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